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166A43" w:rsidR="00753091" w:rsidP="00166A43" w:rsidRDefault="00166A43" w14:paraId="160EFF6D" w14:textId="1BE35669">
      <w:pPr>
        <w:jc w:val="center"/>
        <w:rPr>
          <w:rFonts w:ascii="Times New Roman" w:hAnsi="Times New Roman" w:cs="Times New Roman"/>
          <w:sz w:val="24"/>
          <w:szCs w:val="24"/>
        </w:rPr>
      </w:pPr>
      <w:r w:rsidRPr="00166A43">
        <w:rPr>
          <w:rFonts w:ascii="Times New Roman" w:hAnsi="Times New Roman" w:cs="Times New Roman"/>
          <w:sz w:val="24"/>
          <w:szCs w:val="24"/>
        </w:rPr>
        <w:t xml:space="preserve">A progress </w:t>
      </w:r>
      <w:proofErr w:type="gramStart"/>
      <w:r w:rsidRPr="00166A43">
        <w:rPr>
          <w:rFonts w:ascii="Times New Roman" w:hAnsi="Times New Roman" w:cs="Times New Roman"/>
          <w:sz w:val="24"/>
          <w:szCs w:val="24"/>
        </w:rPr>
        <w:t>report</w:t>
      </w:r>
      <w:proofErr w:type="gramEnd"/>
    </w:p>
    <w:p w:rsidRPr="00166A43" w:rsidR="00166A43" w:rsidP="00166A43" w:rsidRDefault="00166A43" w14:paraId="1ED02A05" w14:textId="369D21E1">
      <w:pPr>
        <w:jc w:val="center"/>
        <w:rPr>
          <w:rFonts w:ascii="Times New Roman" w:hAnsi="Times New Roman" w:cs="Times New Roman"/>
          <w:sz w:val="24"/>
          <w:szCs w:val="24"/>
        </w:rPr>
      </w:pPr>
      <w:r w:rsidRPr="00166A43">
        <w:rPr>
          <w:rFonts w:ascii="Times New Roman" w:hAnsi="Times New Roman" w:cs="Times New Roman"/>
          <w:sz w:val="24"/>
          <w:szCs w:val="24"/>
        </w:rPr>
        <w:t>On</w:t>
      </w:r>
    </w:p>
    <w:p w:rsidRPr="00432B1C" w:rsidR="00166A43" w:rsidP="00166A43" w:rsidRDefault="00166A43" w14:paraId="33F4EE4E" w14:textId="7D921E0F">
      <w:pPr>
        <w:jc w:val="center"/>
        <w:rPr>
          <w:rFonts w:ascii="Times New Roman" w:hAnsi="Times New Roman" w:cs="Times New Roman"/>
          <w:sz w:val="32"/>
          <w:szCs w:val="32"/>
        </w:rPr>
      </w:pPr>
      <w:bookmarkStart w:name="_Hlk64250327" w:id="0"/>
      <w:r w:rsidRPr="00432B1C">
        <w:rPr>
          <w:rFonts w:ascii="Times New Roman" w:hAnsi="Times New Roman" w:cs="Times New Roman"/>
          <w:sz w:val="32"/>
          <w:szCs w:val="32"/>
        </w:rPr>
        <w:t xml:space="preserve">IoT Based </w:t>
      </w:r>
      <w:r w:rsidRPr="00432B1C" w:rsidR="00E43B83">
        <w:rPr>
          <w:rFonts w:ascii="Times New Roman" w:hAnsi="Times New Roman" w:cs="Times New Roman"/>
          <w:sz w:val="32"/>
          <w:szCs w:val="32"/>
        </w:rPr>
        <w:t>Multi-Purpose Unmanned Surface Vehicles for Surveillance and Rescue Operations</w:t>
      </w:r>
    </w:p>
    <w:bookmarkEnd w:id="0"/>
    <w:p w:rsidR="00E43B83" w:rsidP="00166A43" w:rsidRDefault="00E43B83" w14:paraId="6998111E" w14:textId="77777777">
      <w:pPr>
        <w:jc w:val="center"/>
      </w:pPr>
    </w:p>
    <w:p w:rsidRPr="00166A43" w:rsidR="00166A43" w:rsidP="00166A43" w:rsidRDefault="00166A43" w14:paraId="2BDB288D" w14:textId="77777777">
      <w:pPr>
        <w:jc w:val="center"/>
        <w:rPr>
          <w:rFonts w:ascii="Times New Roman" w:hAnsi="Times New Roman" w:cs="Times New Roman"/>
          <w:sz w:val="24"/>
          <w:szCs w:val="24"/>
        </w:rPr>
      </w:pPr>
      <w:r w:rsidRPr="00166A43">
        <w:rPr>
          <w:rFonts w:ascii="Times New Roman" w:hAnsi="Times New Roman" w:cs="Times New Roman"/>
          <w:sz w:val="24"/>
          <w:szCs w:val="24"/>
        </w:rPr>
        <w:t>In partial fulfilment of the requirements for the award of the Degree of</w:t>
      </w:r>
    </w:p>
    <w:p w:rsidRPr="00166A43" w:rsidR="00166A43" w:rsidP="00166A43" w:rsidRDefault="00166A43" w14:paraId="13470561" w14:textId="0324D674">
      <w:pPr>
        <w:jc w:val="center"/>
        <w:rPr>
          <w:rFonts w:ascii="Times New Roman" w:hAnsi="Times New Roman" w:cs="Times New Roman"/>
          <w:sz w:val="24"/>
          <w:szCs w:val="24"/>
        </w:rPr>
      </w:pPr>
      <w:r w:rsidRPr="00166A43">
        <w:rPr>
          <w:rFonts w:ascii="Times New Roman" w:hAnsi="Times New Roman" w:cs="Times New Roman"/>
          <w:sz w:val="24"/>
          <w:szCs w:val="24"/>
        </w:rPr>
        <w:t xml:space="preserve"> Bachelor of Technology in Electronics and Communication Engineering</w:t>
      </w:r>
    </w:p>
    <w:p w:rsidRPr="00166A43" w:rsidR="00166A43" w:rsidP="00166A43" w:rsidRDefault="00166A43" w14:paraId="4B6BD706" w14:textId="77777777">
      <w:pPr>
        <w:jc w:val="center"/>
        <w:rPr>
          <w:rFonts w:ascii="Times New Roman" w:hAnsi="Times New Roman" w:cs="Times New Roman"/>
          <w:sz w:val="24"/>
          <w:szCs w:val="24"/>
        </w:rPr>
      </w:pPr>
      <w:r w:rsidRPr="00166A43">
        <w:rPr>
          <w:rFonts w:ascii="Times New Roman" w:hAnsi="Times New Roman" w:cs="Times New Roman"/>
          <w:sz w:val="24"/>
          <w:szCs w:val="24"/>
        </w:rPr>
        <w:t xml:space="preserve"> From</w:t>
      </w:r>
    </w:p>
    <w:p w:rsidRPr="00166A43" w:rsidR="00166A43" w:rsidP="00166A43" w:rsidRDefault="00166A43" w14:paraId="4833D362" w14:textId="3743C861">
      <w:pPr>
        <w:jc w:val="center"/>
        <w:rPr>
          <w:rFonts w:ascii="Times New Roman" w:hAnsi="Times New Roman" w:cs="Times New Roman"/>
          <w:sz w:val="24"/>
          <w:szCs w:val="24"/>
        </w:rPr>
      </w:pPr>
      <w:r w:rsidRPr="00166A43">
        <w:rPr>
          <w:rFonts w:ascii="Times New Roman" w:hAnsi="Times New Roman" w:cs="Times New Roman"/>
          <w:sz w:val="24"/>
          <w:szCs w:val="24"/>
        </w:rPr>
        <w:t>MAULANA ABUL KALAM AZAD UNIVERSITY OF TECHNOLOGY, WEST BENGAL</w:t>
      </w:r>
    </w:p>
    <w:p w:rsidR="00166A43" w:rsidP="00166A43" w:rsidRDefault="00166A43" w14:paraId="3E6AF979" w14:textId="7389AF5E">
      <w:pPr>
        <w:jc w:val="center"/>
        <w:rPr>
          <w:rFonts w:ascii="Times New Roman" w:hAnsi="Times New Roman" w:cs="Times New Roman"/>
          <w:sz w:val="24"/>
          <w:szCs w:val="24"/>
        </w:rPr>
      </w:pPr>
      <w:r>
        <w:drawing>
          <wp:inline wp14:editId="1DF13514" wp14:anchorId="77CB6FC5">
            <wp:extent cx="962025" cy="962025"/>
            <wp:effectExtent l="0" t="0" r="9525" b="9525"/>
            <wp:docPr id="1" name="Picture 1" title=""/>
            <wp:cNvGraphicFramePr>
              <a:graphicFrameLocks noChangeAspect="1"/>
            </wp:cNvGraphicFramePr>
            <a:graphic>
              <a:graphicData uri="http://schemas.openxmlformats.org/drawingml/2006/picture">
                <pic:pic>
                  <pic:nvPicPr>
                    <pic:cNvPr id="0" name="Picture 1"/>
                    <pic:cNvPicPr/>
                  </pic:nvPicPr>
                  <pic:blipFill>
                    <a:blip r:embed="R11e313ba33f947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62025" cy="962025"/>
                    </a:xfrm>
                    <a:prstGeom prst="rect">
                      <a:avLst/>
                    </a:prstGeom>
                  </pic:spPr>
                </pic:pic>
              </a:graphicData>
            </a:graphic>
          </wp:inline>
        </w:drawing>
      </w:r>
    </w:p>
    <w:p w:rsidR="00166A43" w:rsidP="00166A43" w:rsidRDefault="00166A43" w14:paraId="041990B4" w14:textId="42D0AC09">
      <w:pPr>
        <w:jc w:val="center"/>
        <w:rPr>
          <w:rFonts w:ascii="Times New Roman" w:hAnsi="Times New Roman" w:cs="Times New Roman"/>
          <w:sz w:val="24"/>
          <w:szCs w:val="24"/>
        </w:rPr>
      </w:pPr>
      <w:r>
        <w:rPr>
          <w:rFonts w:ascii="Times New Roman" w:hAnsi="Times New Roman" w:cs="Times New Roman"/>
          <w:sz w:val="24"/>
          <w:szCs w:val="24"/>
        </w:rPr>
        <w:t xml:space="preserve">Submitted by </w:t>
      </w:r>
    </w:p>
    <w:p w:rsidR="00166A43" w:rsidP="176AA419" w:rsidRDefault="176AA419" w14:paraId="320E6664" w14:textId="768DE464">
      <w:pPr>
        <w:pStyle w:val="ListParagraph"/>
        <w:numPr>
          <w:ilvl w:val="0"/>
          <w:numId w:val="2"/>
        </w:numPr>
        <w:jc w:val="center"/>
        <w:rPr>
          <w:rFonts w:eastAsiaTheme="minorEastAsia"/>
          <w:sz w:val="24"/>
          <w:szCs w:val="24"/>
        </w:rPr>
      </w:pPr>
      <w:r w:rsidRPr="176AA419">
        <w:rPr>
          <w:rFonts w:ascii="Times New Roman" w:hAnsi="Times New Roman" w:cs="Times New Roman"/>
          <w:sz w:val="24"/>
          <w:szCs w:val="24"/>
        </w:rPr>
        <w:t>Brishti Sarkar</w:t>
      </w:r>
    </w:p>
    <w:p w:rsidR="176AA419" w:rsidP="176AA419" w:rsidRDefault="176AA419" w14:paraId="30EC8784" w14:textId="6E3B896D">
      <w:pPr>
        <w:pStyle w:val="ListParagraph"/>
        <w:numPr>
          <w:ilvl w:val="0"/>
          <w:numId w:val="2"/>
        </w:numPr>
        <w:jc w:val="center"/>
        <w:rPr>
          <w:sz w:val="24"/>
          <w:szCs w:val="24"/>
        </w:rPr>
      </w:pPr>
      <w:r w:rsidRPr="176AA419">
        <w:rPr>
          <w:rFonts w:ascii="Times New Roman" w:hAnsi="Times New Roman" w:cs="Times New Roman"/>
          <w:sz w:val="24"/>
          <w:szCs w:val="24"/>
        </w:rPr>
        <w:t>Shreya Banik</w:t>
      </w:r>
    </w:p>
    <w:p w:rsidR="176AA419" w:rsidP="176AA419" w:rsidRDefault="176AA419" w14:paraId="7049ABCA" w14:textId="0AA44598">
      <w:pPr>
        <w:pStyle w:val="ListParagraph"/>
        <w:numPr>
          <w:ilvl w:val="0"/>
          <w:numId w:val="2"/>
        </w:numPr>
        <w:jc w:val="center"/>
        <w:rPr>
          <w:sz w:val="24"/>
          <w:szCs w:val="24"/>
        </w:rPr>
      </w:pPr>
      <w:r w:rsidRPr="176AA419">
        <w:rPr>
          <w:rFonts w:ascii="Times New Roman" w:hAnsi="Times New Roman" w:cs="Times New Roman"/>
          <w:sz w:val="24"/>
          <w:szCs w:val="24"/>
        </w:rPr>
        <w:t>Somdatta Das</w:t>
      </w:r>
    </w:p>
    <w:p w:rsidR="00166A43" w:rsidP="00166A43" w:rsidRDefault="00166A43" w14:paraId="0094E4A5" w14:textId="6B142BFC">
      <w:pPr>
        <w:jc w:val="center"/>
        <w:rPr>
          <w:rFonts w:ascii="Times New Roman" w:hAnsi="Times New Roman" w:cs="Times New Roman"/>
          <w:sz w:val="24"/>
          <w:szCs w:val="24"/>
        </w:rPr>
      </w:pPr>
    </w:p>
    <w:p w:rsidR="00166A43" w:rsidP="00166A43" w:rsidRDefault="00166A43" w14:paraId="30C90907" w14:textId="77777777">
      <w:pPr>
        <w:jc w:val="center"/>
        <w:rPr>
          <w:rFonts w:ascii="Times New Roman" w:hAnsi="Times New Roman" w:cs="Times New Roman"/>
          <w:sz w:val="24"/>
          <w:szCs w:val="24"/>
        </w:rPr>
      </w:pPr>
    </w:p>
    <w:p w:rsidR="00166A43" w:rsidP="00166A43" w:rsidRDefault="0DF9428C" w14:paraId="67B9B1B9" w14:textId="77777777">
      <w:pPr>
        <w:jc w:val="center"/>
        <w:rPr>
          <w:rFonts w:ascii="Times New Roman" w:hAnsi="Times New Roman" w:cs="Times New Roman"/>
          <w:sz w:val="24"/>
          <w:szCs w:val="24"/>
        </w:rPr>
      </w:pPr>
      <w:r w:rsidRPr="0DF9428C">
        <w:rPr>
          <w:rFonts w:ascii="Times New Roman" w:hAnsi="Times New Roman" w:cs="Times New Roman"/>
          <w:sz w:val="24"/>
          <w:szCs w:val="24"/>
        </w:rPr>
        <w:t>Under the supervision of</w:t>
      </w:r>
    </w:p>
    <w:p w:rsidR="00166A43" w:rsidP="0DF9428C" w:rsidRDefault="0DF9428C" w14:paraId="587BAEED" w14:textId="5726A8B4">
      <w:pPr>
        <w:jc w:val="center"/>
        <w:rPr>
          <w:rFonts w:ascii="Times New Roman" w:hAnsi="Times New Roman" w:eastAsia="Times New Roman" w:cs="Times New Roman"/>
          <w:color w:val="000000" w:themeColor="text1"/>
          <w:sz w:val="24"/>
          <w:szCs w:val="24"/>
        </w:rPr>
      </w:pPr>
      <w:r w:rsidRPr="0DF9428C">
        <w:rPr>
          <w:rFonts w:ascii="Times New Roman" w:hAnsi="Times New Roman" w:eastAsia="Times New Roman" w:cs="Times New Roman"/>
          <w:color w:val="000000" w:themeColor="text1"/>
          <w:sz w:val="24"/>
          <w:szCs w:val="24"/>
        </w:rPr>
        <w:t>Subhajit Roy, Assistant Professor ECE department</w:t>
      </w:r>
    </w:p>
    <w:p w:rsidR="00166A43" w:rsidP="0DF9428C" w:rsidRDefault="00166A43" w14:paraId="180E0767" w14:textId="6A9B1F88">
      <w:pPr>
        <w:jc w:val="center"/>
        <w:rPr>
          <w:rFonts w:ascii="Times New Roman" w:hAnsi="Times New Roman" w:cs="Times New Roman"/>
          <w:sz w:val="24"/>
          <w:szCs w:val="24"/>
        </w:rPr>
      </w:pPr>
    </w:p>
    <w:p w:rsidR="00166A43" w:rsidP="00166A43" w:rsidRDefault="00166A43" w14:paraId="162BE8D0" w14:textId="45C02AD9">
      <w:pPr>
        <w:jc w:val="center"/>
        <w:rPr>
          <w:rFonts w:ascii="Times New Roman" w:hAnsi="Times New Roman" w:cs="Times New Roman"/>
          <w:sz w:val="24"/>
          <w:szCs w:val="24"/>
        </w:rPr>
      </w:pPr>
      <w:r>
        <w:drawing>
          <wp:inline wp14:editId="307C70AD" wp14:anchorId="2762615E">
            <wp:extent cx="962025" cy="962025"/>
            <wp:effectExtent l="0" t="0" r="9525" b="9525"/>
            <wp:docPr id="2" name="Picture 2" title=""/>
            <wp:cNvGraphicFramePr>
              <a:graphicFrameLocks noChangeAspect="1"/>
            </wp:cNvGraphicFramePr>
            <a:graphic>
              <a:graphicData uri="http://schemas.openxmlformats.org/drawingml/2006/picture">
                <pic:pic>
                  <pic:nvPicPr>
                    <pic:cNvPr id="0" name="Picture 2"/>
                    <pic:cNvPicPr/>
                  </pic:nvPicPr>
                  <pic:blipFill>
                    <a:blip r:embed="Re74fbedf653140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62025" cy="962025"/>
                    </a:xfrm>
                    <a:prstGeom prst="rect">
                      <a:avLst/>
                    </a:prstGeom>
                  </pic:spPr>
                </pic:pic>
              </a:graphicData>
            </a:graphic>
          </wp:inline>
        </w:drawing>
      </w:r>
    </w:p>
    <w:p w:rsidR="00166A43" w:rsidP="00166A43" w:rsidRDefault="00166A43" w14:paraId="19B8CF52" w14:textId="77777777">
      <w:pPr>
        <w:jc w:val="center"/>
        <w:rPr>
          <w:rFonts w:ascii="Times New Roman" w:hAnsi="Times New Roman" w:cs="Times New Roman"/>
          <w:sz w:val="24"/>
          <w:szCs w:val="24"/>
        </w:rPr>
      </w:pPr>
      <w:r w:rsidRPr="00166A43">
        <w:rPr>
          <w:rFonts w:ascii="Times New Roman" w:hAnsi="Times New Roman" w:cs="Times New Roman"/>
          <w:sz w:val="24"/>
          <w:szCs w:val="24"/>
        </w:rPr>
        <w:t>HOOGHLY ENGINEERING &amp; TECHNOLOGY COLLEGE</w:t>
      </w:r>
    </w:p>
    <w:p w:rsidR="00166A43" w:rsidP="00166A43" w:rsidRDefault="00166A43" w14:paraId="3FEDCC9D" w14:textId="77777777">
      <w:pPr>
        <w:jc w:val="center"/>
        <w:rPr>
          <w:rFonts w:ascii="Times New Roman" w:hAnsi="Times New Roman" w:cs="Times New Roman"/>
          <w:sz w:val="24"/>
          <w:szCs w:val="24"/>
        </w:rPr>
      </w:pPr>
      <w:r w:rsidRPr="00166A43">
        <w:rPr>
          <w:rFonts w:ascii="Times New Roman" w:hAnsi="Times New Roman" w:cs="Times New Roman"/>
          <w:sz w:val="24"/>
          <w:szCs w:val="24"/>
        </w:rPr>
        <w:t xml:space="preserve">Vivekananda Road, </w:t>
      </w:r>
      <w:proofErr w:type="spellStart"/>
      <w:r w:rsidRPr="00166A43">
        <w:rPr>
          <w:rFonts w:ascii="Times New Roman" w:hAnsi="Times New Roman" w:cs="Times New Roman"/>
          <w:sz w:val="24"/>
          <w:szCs w:val="24"/>
        </w:rPr>
        <w:t>Pipulpati</w:t>
      </w:r>
      <w:proofErr w:type="spellEnd"/>
      <w:r w:rsidRPr="00166A43">
        <w:rPr>
          <w:rFonts w:ascii="Times New Roman" w:hAnsi="Times New Roman" w:cs="Times New Roman"/>
          <w:sz w:val="24"/>
          <w:szCs w:val="24"/>
        </w:rPr>
        <w:t>, Hooghly</w:t>
      </w:r>
    </w:p>
    <w:p w:rsidR="00166A43" w:rsidP="00166A43" w:rsidRDefault="00166A43" w14:paraId="50C8C823" w14:textId="77777777">
      <w:pPr>
        <w:jc w:val="center"/>
        <w:rPr>
          <w:rFonts w:ascii="Times New Roman" w:hAnsi="Times New Roman" w:cs="Times New Roman"/>
          <w:sz w:val="24"/>
          <w:szCs w:val="24"/>
        </w:rPr>
      </w:pPr>
      <w:r w:rsidRPr="00166A43">
        <w:rPr>
          <w:rFonts w:ascii="Times New Roman" w:hAnsi="Times New Roman" w:cs="Times New Roman"/>
          <w:sz w:val="24"/>
          <w:szCs w:val="24"/>
        </w:rPr>
        <w:t>West Bengal 712103</w:t>
      </w:r>
    </w:p>
    <w:p w:rsidR="00166A43" w:rsidP="00166A43" w:rsidRDefault="00166A43" w14:paraId="7574DFBB" w14:textId="3C62025B">
      <w:pPr>
        <w:jc w:val="center"/>
        <w:rPr>
          <w:rFonts w:ascii="Times New Roman" w:hAnsi="Times New Roman" w:cs="Times New Roman"/>
          <w:sz w:val="24"/>
          <w:szCs w:val="24"/>
        </w:rPr>
      </w:pPr>
      <w:r w:rsidRPr="00166A43">
        <w:rPr>
          <w:rFonts w:ascii="Times New Roman" w:hAnsi="Times New Roman" w:cs="Times New Roman"/>
          <w:sz w:val="24"/>
          <w:szCs w:val="24"/>
        </w:rPr>
        <w:lastRenderedPageBreak/>
        <w:t>Session: 2020-2021</w:t>
      </w:r>
    </w:p>
    <w:p w:rsidR="007D3AB7" w:rsidP="00166A43" w:rsidRDefault="007D3AB7" w14:paraId="17012451" w14:textId="21DB074D">
      <w:pPr>
        <w:jc w:val="center"/>
        <w:rPr>
          <w:rFonts w:ascii="Times New Roman" w:hAnsi="Times New Roman" w:cs="Times New Roman"/>
          <w:sz w:val="24"/>
          <w:szCs w:val="24"/>
        </w:rPr>
      </w:pPr>
    </w:p>
    <w:p w:rsidR="002C096B" w:rsidP="003D20B5" w:rsidRDefault="007D3AB7" w14:paraId="4037ABF4" w14:textId="048A6B59">
      <w:pPr>
        <w:jc w:val="center"/>
        <w:rPr>
          <w:rFonts w:ascii="Times New Roman" w:hAnsi="Times New Roman" w:cs="Times New Roman"/>
          <w:b/>
          <w:bCs/>
          <w:sz w:val="32"/>
          <w:szCs w:val="32"/>
          <w:u w:val="single"/>
        </w:rPr>
      </w:pPr>
      <w:r w:rsidRPr="007D3AB7">
        <w:rPr>
          <w:rFonts w:ascii="Times New Roman" w:hAnsi="Times New Roman" w:cs="Times New Roman"/>
          <w:b/>
          <w:bCs/>
          <w:sz w:val="32"/>
          <w:szCs w:val="32"/>
          <w:u w:val="single"/>
        </w:rPr>
        <w:t>Acknowledgement</w:t>
      </w:r>
    </w:p>
    <w:p w:rsidRPr="002C096B" w:rsidR="002C096B" w:rsidP="72AD073D" w:rsidRDefault="00090318" w14:paraId="2137D2C3" w14:textId="2BB944E3">
      <w:pPr>
        <w:pStyle w:val="Normal"/>
        <w:jc w:val="center"/>
        <w:rPr>
          <w:rFonts w:ascii="Times New Roman" w:hAnsi="Times New Roman" w:cs="Times New Roman"/>
          <w:sz w:val="24"/>
          <w:szCs w:val="24"/>
        </w:rPr>
      </w:pPr>
      <w:r w:rsidRPr="72AD073D" w:rsidR="72AD073D">
        <w:rPr>
          <w:rFonts w:ascii="Times New Roman" w:hAnsi="Times New Roman" w:cs="Times New Roman"/>
          <w:sz w:val="24"/>
          <w:szCs w:val="24"/>
        </w:rPr>
        <w:t>We have immense pleasure in successful completion of this work titled:</w:t>
      </w:r>
      <w:r w:rsidRPr="72AD073D" w:rsidR="72AD073D">
        <w:rPr>
          <w:rFonts w:ascii="Times New Roman" w:hAnsi="Times New Roman" w:cs="Times New Roman"/>
          <w:sz w:val="32"/>
          <w:szCs w:val="32"/>
        </w:rPr>
        <w:t xml:space="preserve"> </w:t>
      </w:r>
      <w:r w:rsidRPr="72AD073D" w:rsidR="72AD073D">
        <w:rPr>
          <w:rFonts w:ascii="Times New Roman" w:hAnsi="Times New Roman" w:cs="Times New Roman"/>
          <w:sz w:val="24"/>
          <w:szCs w:val="24"/>
        </w:rPr>
        <w:t>IoT Based Multi-Purpose Unmanned Surface Vehicles for Surveillance and Rescue Operations .</w:t>
      </w:r>
    </w:p>
    <w:p w:rsidRPr="002C096B" w:rsidR="002C096B" w:rsidP="72AD073D" w:rsidRDefault="00090318" w14:paraId="6BC3055A" w14:textId="3BFE433D">
      <w:pPr>
        <w:pStyle w:val="Normal"/>
        <w:jc w:val="center"/>
        <w:rPr>
          <w:rFonts w:ascii="Times New Roman" w:hAnsi="Times New Roman" w:cs="Times New Roman"/>
          <w:sz w:val="24"/>
          <w:szCs w:val="24"/>
        </w:rPr>
      </w:pPr>
    </w:p>
    <w:p w:rsidRPr="002C096B" w:rsidR="002C096B" w:rsidP="002C096B" w:rsidRDefault="00090318" w14:paraId="33F50314" w14:textId="587F1A3E">
      <w:pPr>
        <w:jc w:val="center"/>
        <w:rPr>
          <w:rFonts w:ascii="Times New Roman" w:hAnsi="Times New Roman" w:cs="Times New Roman"/>
          <w:sz w:val="24"/>
          <w:szCs w:val="24"/>
        </w:rPr>
      </w:pPr>
      <w:r w:rsidRPr="72AD073D" w:rsidR="72AD073D">
        <w:rPr>
          <w:rFonts w:ascii="Times New Roman" w:hAnsi="Times New Roman" w:cs="Times New Roman"/>
          <w:sz w:val="24"/>
          <w:szCs w:val="24"/>
        </w:rPr>
        <w:t xml:space="preserve">The special environment at </w:t>
      </w:r>
      <w:r w:rsidRPr="72AD073D" w:rsidR="72AD073D">
        <w:rPr>
          <w:rFonts w:ascii="Times New Roman" w:hAnsi="Times New Roman" w:cs="Times New Roman"/>
          <w:b w:val="1"/>
          <w:bCs w:val="1"/>
          <w:sz w:val="24"/>
          <w:szCs w:val="24"/>
        </w:rPr>
        <w:t>HETC</w:t>
      </w:r>
      <w:r w:rsidRPr="72AD073D" w:rsidR="72AD073D">
        <w:rPr>
          <w:rFonts w:ascii="Times New Roman" w:hAnsi="Times New Roman" w:cs="Times New Roman"/>
          <w:sz w:val="24"/>
          <w:szCs w:val="24"/>
        </w:rPr>
        <w:t>, Hooghly that always supports educational activities, facilitated our work on this project.</w:t>
      </w:r>
    </w:p>
    <w:p w:rsidRPr="002C096B" w:rsidR="00A61B59" w:rsidP="00F53577" w:rsidRDefault="00090318" w14:paraId="1D5D12B8" w14:textId="2FEEC8D9">
      <w:pPr>
        <w:jc w:val="center"/>
        <w:rPr>
          <w:rFonts w:ascii="Times New Roman" w:hAnsi="Times New Roman" w:cs="Times New Roman"/>
          <w:sz w:val="24"/>
          <w:szCs w:val="24"/>
        </w:rPr>
      </w:pPr>
      <w:r w:rsidRPr="002C096B">
        <w:rPr>
          <w:rFonts w:ascii="Times New Roman" w:hAnsi="Times New Roman" w:cs="Times New Roman"/>
          <w:sz w:val="24"/>
          <w:szCs w:val="24"/>
        </w:rPr>
        <w:t xml:space="preserve">We acknowledge the support, the encouragement, extended for this study by our </w:t>
      </w:r>
      <w:r w:rsidRPr="002C096B">
        <w:rPr>
          <w:rFonts w:ascii="Times New Roman" w:hAnsi="Times New Roman" w:cs="Times New Roman"/>
          <w:b/>
          <w:bCs/>
          <w:sz w:val="24"/>
          <w:szCs w:val="24"/>
        </w:rPr>
        <w:t xml:space="preserve">Supervisor </w:t>
      </w:r>
      <w:r w:rsidRPr="002C096B" w:rsidR="00A61B59">
        <w:rPr>
          <w:rFonts w:ascii="Times New Roman" w:hAnsi="Times New Roman" w:cs="Times New Roman"/>
          <w:b/>
          <w:bCs/>
          <w:sz w:val="24"/>
          <w:szCs w:val="24"/>
        </w:rPr>
        <w:t>P</w:t>
      </w:r>
      <w:r w:rsidRPr="002C096B">
        <w:rPr>
          <w:rFonts w:ascii="Times New Roman" w:hAnsi="Times New Roman" w:cs="Times New Roman"/>
          <w:b/>
          <w:bCs/>
          <w:sz w:val="24"/>
          <w:szCs w:val="24"/>
        </w:rPr>
        <w:t>r</w:t>
      </w:r>
      <w:r w:rsidRPr="002C096B" w:rsidR="00A61B59">
        <w:rPr>
          <w:rFonts w:ascii="Times New Roman" w:hAnsi="Times New Roman" w:cs="Times New Roman"/>
          <w:b/>
          <w:bCs/>
          <w:sz w:val="24"/>
          <w:szCs w:val="24"/>
        </w:rPr>
        <w:t>of</w:t>
      </w:r>
      <w:r w:rsidRPr="002C096B">
        <w:rPr>
          <w:rFonts w:ascii="Times New Roman" w:hAnsi="Times New Roman" w:cs="Times New Roman"/>
          <w:b/>
          <w:bCs/>
          <w:sz w:val="24"/>
          <w:szCs w:val="24"/>
        </w:rPr>
        <w:t xml:space="preserve">. </w:t>
      </w:r>
      <w:r w:rsidRPr="002C096B" w:rsidR="00A61B59">
        <w:rPr>
          <w:rFonts w:ascii="Times New Roman" w:hAnsi="Times New Roman" w:cs="Times New Roman"/>
          <w:b/>
          <w:bCs/>
          <w:sz w:val="24"/>
          <w:szCs w:val="24"/>
        </w:rPr>
        <w:t xml:space="preserve">Subhajit Roy </w:t>
      </w:r>
      <w:r w:rsidRPr="002C096B" w:rsidR="00A61B59">
        <w:rPr>
          <w:rFonts w:ascii="Times New Roman" w:hAnsi="Times New Roman" w:cs="Times New Roman"/>
          <w:sz w:val="24"/>
          <w:szCs w:val="24"/>
        </w:rPr>
        <w:t xml:space="preserve">and </w:t>
      </w:r>
      <w:r w:rsidRPr="002C096B" w:rsidR="00A61B59">
        <w:rPr>
          <w:rFonts w:ascii="Times New Roman" w:hAnsi="Times New Roman" w:cs="Times New Roman"/>
          <w:b/>
          <w:bCs/>
          <w:sz w:val="24"/>
          <w:szCs w:val="24"/>
        </w:rPr>
        <w:t xml:space="preserve">Co-Ordinator </w:t>
      </w:r>
      <w:r w:rsidRPr="002C096B" w:rsidR="00F53577">
        <w:rPr>
          <w:rFonts w:ascii="Times New Roman" w:hAnsi="Times New Roman" w:cs="Times New Roman"/>
          <w:b/>
          <w:bCs/>
          <w:sz w:val="24"/>
          <w:szCs w:val="24"/>
        </w:rPr>
        <w:t>Prof. Jagadish Bhattacharya</w:t>
      </w:r>
      <w:r w:rsidRPr="002C096B" w:rsidR="00F53577">
        <w:rPr>
          <w:rFonts w:ascii="Times New Roman" w:hAnsi="Times New Roman" w:cs="Times New Roman"/>
          <w:sz w:val="24"/>
          <w:szCs w:val="24"/>
        </w:rPr>
        <w:t>.</w:t>
      </w:r>
    </w:p>
    <w:p w:rsidRPr="002C096B" w:rsidR="00A61B59" w:rsidP="00F53577" w:rsidRDefault="00A61B59" w14:paraId="622EB49B" w14:textId="57B255A0">
      <w:pPr>
        <w:jc w:val="center"/>
        <w:rPr>
          <w:rFonts w:ascii="Times New Roman" w:hAnsi="Times New Roman" w:cs="Times New Roman"/>
          <w:sz w:val="24"/>
          <w:szCs w:val="24"/>
        </w:rPr>
      </w:pPr>
      <w:r w:rsidRPr="72AD073D" w:rsidR="72AD073D">
        <w:rPr>
          <w:rFonts w:ascii="Times New Roman" w:hAnsi="Times New Roman" w:cs="Times New Roman"/>
          <w:sz w:val="24"/>
          <w:szCs w:val="24"/>
        </w:rPr>
        <w:t xml:space="preserve">We greatly appreciate and understanding extended for the project work, </w:t>
      </w:r>
      <w:r w:rsidRPr="72AD073D" w:rsidR="72AD073D">
        <w:rPr>
          <w:rFonts w:ascii="Times New Roman" w:hAnsi="Times New Roman" w:cs="Times New Roman"/>
          <w:b w:val="1"/>
          <w:bCs w:val="1"/>
          <w:sz w:val="24"/>
          <w:szCs w:val="24"/>
        </w:rPr>
        <w:t>Prof. Subhajit Roy</w:t>
      </w:r>
      <w:r w:rsidRPr="72AD073D" w:rsidR="72AD073D">
        <w:rPr>
          <w:rFonts w:ascii="Times New Roman" w:hAnsi="Times New Roman" w:cs="Times New Roman"/>
          <w:sz w:val="24"/>
          <w:szCs w:val="24"/>
        </w:rPr>
        <w:t>, who responded promptly and enthusiastically to our requests for frank comments, despite their congested schedules. We are indebted to all of them, who did their best to bring improvements through their suggestions.</w:t>
      </w:r>
    </w:p>
    <w:p w:rsidRPr="002C096B" w:rsidR="00090318" w:rsidP="00F53577" w:rsidRDefault="00A61B59" w14:paraId="7A427732" w14:textId="6D74DB72">
      <w:pPr>
        <w:jc w:val="center"/>
        <w:rPr>
          <w:rFonts w:ascii="Times New Roman" w:hAnsi="Times New Roman" w:cs="Times New Roman"/>
          <w:sz w:val="24"/>
          <w:szCs w:val="24"/>
        </w:rPr>
      </w:pPr>
      <w:r w:rsidRPr="002C096B">
        <w:rPr>
          <w:rFonts w:ascii="Times New Roman" w:hAnsi="Times New Roman" w:cs="Times New Roman"/>
          <w:sz w:val="24"/>
          <w:szCs w:val="24"/>
        </w:rPr>
        <w:t xml:space="preserve">We are also thankful to our college’ </w:t>
      </w:r>
      <w:r w:rsidRPr="002C096B">
        <w:rPr>
          <w:rFonts w:ascii="Times New Roman" w:hAnsi="Times New Roman" w:cs="Times New Roman"/>
          <w:b/>
          <w:bCs/>
          <w:sz w:val="24"/>
          <w:szCs w:val="24"/>
        </w:rPr>
        <w:t>Library Staff &amp; Administrative Staff HETC</w:t>
      </w:r>
      <w:r w:rsidRPr="002C096B">
        <w:rPr>
          <w:rFonts w:ascii="Times New Roman" w:hAnsi="Times New Roman" w:cs="Times New Roman"/>
          <w:sz w:val="24"/>
          <w:szCs w:val="24"/>
        </w:rPr>
        <w:t xml:space="preserve"> college, who directly or indirectly have been helpful in some or the other way.</w:t>
      </w:r>
    </w:p>
    <w:p w:rsidRPr="002C096B" w:rsidR="00A61B59" w:rsidP="00F53577" w:rsidRDefault="00A61B59" w14:paraId="37139196" w14:textId="2DAE229E">
      <w:pPr>
        <w:jc w:val="center"/>
        <w:rPr>
          <w:rFonts w:ascii="Times New Roman" w:hAnsi="Times New Roman" w:cs="Times New Roman"/>
          <w:sz w:val="24"/>
          <w:szCs w:val="24"/>
        </w:rPr>
      </w:pPr>
      <w:r w:rsidRPr="72AD073D" w:rsidR="72AD073D">
        <w:rPr>
          <w:rFonts w:ascii="Times New Roman" w:hAnsi="Times New Roman" w:cs="Times New Roman"/>
          <w:sz w:val="24"/>
          <w:szCs w:val="24"/>
        </w:rPr>
        <w:t>We thank our Dearest parents, who encourage us to extend our reach. With their help and support, we have been able to complete this work.</w:t>
      </w:r>
    </w:p>
    <w:p w:rsidRPr="00090318" w:rsidR="00A61B59" w:rsidP="00F53577" w:rsidRDefault="00A61B59" w14:paraId="5FFCAF05" w14:textId="77777777">
      <w:pPr>
        <w:jc w:val="center"/>
        <w:rPr>
          <w:rFonts w:ascii="Times New Roman" w:hAnsi="Times New Roman" w:cs="Times New Roman"/>
          <w:sz w:val="24"/>
          <w:szCs w:val="24"/>
        </w:rPr>
      </w:pPr>
    </w:p>
    <w:p w:rsidR="007D3AB7" w:rsidP="00166A43" w:rsidRDefault="007D3AB7" w14:paraId="12FD359B" w14:textId="16FE44BB">
      <w:pPr>
        <w:jc w:val="center"/>
        <w:rPr>
          <w:rFonts w:ascii="Times New Roman" w:hAnsi="Times New Roman" w:cs="Times New Roman"/>
          <w:b/>
          <w:bCs/>
          <w:sz w:val="32"/>
          <w:szCs w:val="32"/>
          <w:u w:val="single"/>
        </w:rPr>
      </w:pPr>
    </w:p>
    <w:p w:rsidR="007D3AB7" w:rsidP="00166A43" w:rsidRDefault="007D3AB7" w14:paraId="339F675C" w14:textId="054D0943">
      <w:pPr>
        <w:jc w:val="center"/>
        <w:rPr>
          <w:rFonts w:ascii="Times New Roman" w:hAnsi="Times New Roman" w:cs="Times New Roman"/>
          <w:b/>
          <w:bCs/>
          <w:sz w:val="32"/>
          <w:szCs w:val="32"/>
          <w:u w:val="single"/>
        </w:rPr>
      </w:pPr>
    </w:p>
    <w:p w:rsidR="007D3AB7" w:rsidP="00166A43" w:rsidRDefault="007D3AB7" w14:paraId="7769129F" w14:textId="14FC6250">
      <w:pPr>
        <w:jc w:val="center"/>
        <w:rPr>
          <w:rFonts w:ascii="Times New Roman" w:hAnsi="Times New Roman" w:cs="Times New Roman"/>
          <w:b/>
          <w:bCs/>
          <w:sz w:val="32"/>
          <w:szCs w:val="32"/>
          <w:u w:val="single"/>
        </w:rPr>
      </w:pPr>
    </w:p>
    <w:p w:rsidR="007D3AB7" w:rsidP="00166A43" w:rsidRDefault="007D3AB7" w14:paraId="315456FA" w14:textId="0B998C57">
      <w:pPr>
        <w:jc w:val="center"/>
        <w:rPr>
          <w:rFonts w:ascii="Times New Roman" w:hAnsi="Times New Roman" w:cs="Times New Roman"/>
          <w:b/>
          <w:bCs/>
          <w:sz w:val="32"/>
          <w:szCs w:val="32"/>
          <w:u w:val="single"/>
        </w:rPr>
      </w:pPr>
    </w:p>
    <w:p w:rsidR="007D3AB7" w:rsidP="00166A43" w:rsidRDefault="007D3AB7" w14:paraId="1CA99F14" w14:textId="324881F5">
      <w:pPr>
        <w:jc w:val="center"/>
        <w:rPr>
          <w:rFonts w:ascii="Times New Roman" w:hAnsi="Times New Roman" w:cs="Times New Roman"/>
          <w:b/>
          <w:bCs/>
          <w:sz w:val="32"/>
          <w:szCs w:val="32"/>
          <w:u w:val="single"/>
        </w:rPr>
      </w:pPr>
    </w:p>
    <w:p w:rsidR="007D3AB7" w:rsidP="00166A43" w:rsidRDefault="007D3AB7" w14:paraId="22AE569E" w14:textId="153DB13C">
      <w:pPr>
        <w:jc w:val="center"/>
        <w:rPr>
          <w:rFonts w:ascii="Times New Roman" w:hAnsi="Times New Roman" w:cs="Times New Roman"/>
          <w:b/>
          <w:bCs/>
          <w:sz w:val="32"/>
          <w:szCs w:val="32"/>
          <w:u w:val="single"/>
        </w:rPr>
      </w:pPr>
    </w:p>
    <w:p w:rsidR="007D3AB7" w:rsidP="00166A43" w:rsidRDefault="007D3AB7" w14:paraId="7AC5095C" w14:textId="740501F5">
      <w:pPr>
        <w:jc w:val="center"/>
        <w:rPr>
          <w:rFonts w:ascii="Times New Roman" w:hAnsi="Times New Roman" w:cs="Times New Roman"/>
          <w:b/>
          <w:bCs/>
          <w:sz w:val="32"/>
          <w:szCs w:val="32"/>
          <w:u w:val="single"/>
        </w:rPr>
      </w:pPr>
    </w:p>
    <w:p w:rsidR="007D3AB7" w:rsidP="00166A43" w:rsidRDefault="007D3AB7" w14:paraId="7F2917CD" w14:textId="668300CA">
      <w:pPr>
        <w:jc w:val="center"/>
        <w:rPr>
          <w:rFonts w:ascii="Times New Roman" w:hAnsi="Times New Roman" w:cs="Times New Roman"/>
          <w:b/>
          <w:bCs/>
          <w:sz w:val="32"/>
          <w:szCs w:val="32"/>
          <w:u w:val="single"/>
        </w:rPr>
      </w:pPr>
    </w:p>
    <w:p w:rsidR="007D3AB7" w:rsidP="00166A43" w:rsidRDefault="007D3AB7" w14:paraId="4AC2462F" w14:textId="1A0B5C22">
      <w:pPr>
        <w:jc w:val="center"/>
        <w:rPr>
          <w:rFonts w:ascii="Times New Roman" w:hAnsi="Times New Roman" w:cs="Times New Roman"/>
          <w:b/>
          <w:bCs/>
          <w:sz w:val="32"/>
          <w:szCs w:val="32"/>
          <w:u w:val="single"/>
        </w:rPr>
      </w:pPr>
    </w:p>
    <w:p w:rsidR="00432B1C" w:rsidP="00432B1C" w:rsidRDefault="00432B1C" w14:paraId="4E5B554D" w14:textId="77777777">
      <w:pPr>
        <w:rPr>
          <w:rFonts w:ascii="Times New Roman" w:hAnsi="Times New Roman" w:cs="Times New Roman"/>
          <w:b/>
          <w:bCs/>
          <w:sz w:val="32"/>
          <w:szCs w:val="32"/>
          <w:u w:val="single"/>
        </w:rPr>
      </w:pPr>
    </w:p>
    <w:p w:rsidR="00432B1C" w:rsidP="00432B1C" w:rsidRDefault="00432B1C" w14:paraId="723BD9B2" w14:textId="77777777">
      <w:pPr>
        <w:rPr>
          <w:rFonts w:ascii="Times New Roman" w:hAnsi="Times New Roman" w:cs="Times New Roman"/>
          <w:b/>
          <w:bCs/>
          <w:sz w:val="32"/>
          <w:szCs w:val="32"/>
          <w:u w:val="single"/>
        </w:rPr>
      </w:pPr>
    </w:p>
    <w:p w:rsidR="00432B1C" w:rsidP="00432B1C" w:rsidRDefault="00432B1C" w14:paraId="201618A5" w14:textId="77777777">
      <w:pPr>
        <w:rPr>
          <w:rFonts w:ascii="Times New Roman" w:hAnsi="Times New Roman" w:cs="Times New Roman"/>
          <w:b/>
          <w:bCs/>
          <w:sz w:val="32"/>
          <w:szCs w:val="32"/>
          <w:u w:val="single"/>
        </w:rPr>
      </w:pPr>
    </w:p>
    <w:p w:rsidR="007D3AB7" w:rsidP="00432B1C" w:rsidRDefault="007D3AB7" w14:paraId="71DDCEEB" w14:textId="7D1B6C4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Abstract</w:t>
      </w:r>
    </w:p>
    <w:p w:rsidRPr="007D3AB7" w:rsidR="007D3AB7" w:rsidP="007D3AB7" w:rsidRDefault="007D3AB7" w14:paraId="4E0B0FD2" w14:textId="77777777">
      <w:pPr>
        <w:rPr>
          <w:rFonts w:ascii="Times New Roman" w:hAnsi="Times New Roman" w:cs="Times New Roman"/>
          <w:sz w:val="24"/>
          <w:szCs w:val="24"/>
        </w:rPr>
      </w:pPr>
    </w:p>
    <w:p w:rsidR="00E43B83" w:rsidP="007D3AB7" w:rsidRDefault="00E43B83" w14:paraId="60A55FF0" w14:textId="0BFB9D85">
      <w:pPr>
        <w:rPr>
          <w:rFonts w:ascii="Times New Roman" w:hAnsi="Times New Roman" w:cs="Times New Roman"/>
          <w:sz w:val="24"/>
          <w:szCs w:val="24"/>
        </w:rPr>
      </w:pPr>
      <w:r w:rsidRPr="00E43B83">
        <w:rPr>
          <w:rFonts w:ascii="Times New Roman" w:hAnsi="Times New Roman" w:cs="Times New Roman"/>
          <w:sz w:val="24"/>
          <w:szCs w:val="24"/>
        </w:rPr>
        <w:t xml:space="preserve">Disaster robotics has become a research area in its own right, with several reported cases of successful robot deployment in actual disaster scenarios. Most of these disaster deployments use aerial, ground, or underwater robotic platforms. However, the research involving autonomous boats or Unmanned Surface Vehicles (USVs) for Disaster Management (DM) is currently spread across several publications, with varying degrees of depth, and focusing on more than one unmanned vehicle—usually under the umbrella of Unmanned Marine Vessels (UMV).Our project attempts to explore the possibility of designing and implementing an Unmanned Surface Vehicle (USV) in form of a Boat with a Surveillance Camera installed for search and rescue operations at Water bodies. This USV can be controlled over the internet using concepts of Internet of Things. The main Microcontroller will be NodeMCU for handling all the control features and sensor implementations. NodeMCU has an inbuilt microcontroller along with a Wi-Fi module ESP8266 12E. The boat will use DC motor and propeller for actuation and servo for Radar control. It has an onboard GPS for Location tracking and in case of any anomaly Quick response team can be sent at that location. The Power supply for the boat is divided into two parts-Li-ion 18650 batteries for delivering power at night and Solar Panels for charging those batteries whenever possible. This architecture for power delivery will ensure long mission times (months) without coming back to base station for recharging. An action camera with pan and tilt features will send live video feed over the internet to the base station. The boat can be controlled using an app or a webpage. It is expected to be manufactured at a low cost and multiple such USV can work in Collaboration to handle Disasters at waterbodies. </w:t>
      </w:r>
    </w:p>
    <w:p w:rsidR="00E43B83" w:rsidP="007D3AB7" w:rsidRDefault="00E43B83" w14:paraId="17F21DE1" w14:textId="77777777">
      <w:pPr>
        <w:rPr>
          <w:rFonts w:ascii="Times New Roman" w:hAnsi="Times New Roman" w:cs="Times New Roman"/>
          <w:sz w:val="24"/>
          <w:szCs w:val="24"/>
        </w:rPr>
      </w:pPr>
    </w:p>
    <w:p w:rsidRPr="00E43B83" w:rsidR="002D383F" w:rsidP="007D3AB7" w:rsidRDefault="00E43B83" w14:paraId="5C89EAEE" w14:textId="435E6915">
      <w:pPr>
        <w:rPr>
          <w:rFonts w:ascii="Times New Roman" w:hAnsi="Times New Roman" w:cs="Times New Roman"/>
          <w:b/>
          <w:bCs/>
          <w:sz w:val="24"/>
          <w:szCs w:val="24"/>
        </w:rPr>
      </w:pPr>
      <w:r w:rsidRPr="00E43B83">
        <w:rPr>
          <w:rFonts w:ascii="Times New Roman" w:hAnsi="Times New Roman" w:cs="Times New Roman"/>
          <w:b/>
          <w:bCs/>
          <w:sz w:val="24"/>
          <w:szCs w:val="24"/>
        </w:rPr>
        <w:t>KEYWORDS –Unmanned Surface Vehicle (USV), Disaster Management (DM), NodeMCU, Internet of Things, Solar Power. GPS Tracking, 18650 Li-Ion, Surveillance Camera.</w:t>
      </w:r>
    </w:p>
    <w:p w:rsidR="002D383F" w:rsidP="007D3AB7" w:rsidRDefault="002D383F" w14:paraId="4423928D" w14:textId="23BA0DC1">
      <w:pPr>
        <w:rPr>
          <w:rFonts w:ascii="Times New Roman" w:hAnsi="Times New Roman" w:cs="Times New Roman"/>
          <w:b/>
          <w:bCs/>
          <w:sz w:val="24"/>
          <w:szCs w:val="24"/>
        </w:rPr>
      </w:pPr>
    </w:p>
    <w:p w:rsidR="002D383F" w:rsidP="007D3AB7" w:rsidRDefault="002D383F" w14:paraId="33AE797C" w14:textId="477751C1">
      <w:pPr>
        <w:rPr>
          <w:rFonts w:ascii="Times New Roman" w:hAnsi="Times New Roman" w:cs="Times New Roman"/>
          <w:b/>
          <w:bCs/>
          <w:sz w:val="24"/>
          <w:szCs w:val="24"/>
        </w:rPr>
      </w:pPr>
    </w:p>
    <w:p w:rsidR="002D383F" w:rsidP="007D3AB7" w:rsidRDefault="002D383F" w14:paraId="47882C6F" w14:textId="4E1D7790">
      <w:pPr>
        <w:rPr>
          <w:rFonts w:ascii="Times New Roman" w:hAnsi="Times New Roman" w:cs="Times New Roman"/>
          <w:b/>
          <w:bCs/>
          <w:sz w:val="24"/>
          <w:szCs w:val="24"/>
        </w:rPr>
      </w:pPr>
    </w:p>
    <w:p w:rsidR="002D383F" w:rsidP="007D3AB7" w:rsidRDefault="002D383F" w14:paraId="5B80B5F7" w14:textId="73D198B9">
      <w:pPr>
        <w:rPr>
          <w:rFonts w:ascii="Times New Roman" w:hAnsi="Times New Roman" w:cs="Times New Roman"/>
          <w:b/>
          <w:bCs/>
          <w:sz w:val="24"/>
          <w:szCs w:val="24"/>
        </w:rPr>
      </w:pPr>
    </w:p>
    <w:p w:rsidR="002D383F" w:rsidP="007D3AB7" w:rsidRDefault="002D383F" w14:paraId="4ADCE2CC" w14:textId="16F5940A">
      <w:pPr>
        <w:rPr>
          <w:rFonts w:ascii="Times New Roman" w:hAnsi="Times New Roman" w:cs="Times New Roman"/>
          <w:b/>
          <w:bCs/>
          <w:sz w:val="24"/>
          <w:szCs w:val="24"/>
        </w:rPr>
      </w:pPr>
    </w:p>
    <w:p w:rsidR="002D383F" w:rsidP="007D3AB7" w:rsidRDefault="002D383F" w14:paraId="663CF4A2" w14:textId="4B81E31C">
      <w:pPr>
        <w:rPr>
          <w:rFonts w:ascii="Times New Roman" w:hAnsi="Times New Roman" w:cs="Times New Roman"/>
          <w:b/>
          <w:bCs/>
          <w:sz w:val="24"/>
          <w:szCs w:val="24"/>
        </w:rPr>
      </w:pPr>
    </w:p>
    <w:p w:rsidR="002D383F" w:rsidP="007D3AB7" w:rsidRDefault="002D383F" w14:paraId="50F29777" w14:textId="05A99876">
      <w:pPr>
        <w:rPr>
          <w:rFonts w:ascii="Times New Roman" w:hAnsi="Times New Roman" w:cs="Times New Roman"/>
          <w:b/>
          <w:bCs/>
          <w:sz w:val="24"/>
          <w:szCs w:val="24"/>
        </w:rPr>
      </w:pPr>
    </w:p>
    <w:p w:rsidR="002D383F" w:rsidP="007D3AB7" w:rsidRDefault="002D383F" w14:paraId="564A8D61" w14:textId="051EAA05">
      <w:pPr>
        <w:rPr>
          <w:rFonts w:ascii="Times New Roman" w:hAnsi="Times New Roman" w:cs="Times New Roman"/>
          <w:b/>
          <w:bCs/>
          <w:sz w:val="24"/>
          <w:szCs w:val="24"/>
        </w:rPr>
      </w:pPr>
    </w:p>
    <w:p w:rsidR="002D383F" w:rsidP="002D383F" w:rsidRDefault="002D383F" w14:paraId="3BC09FC5" w14:textId="29E4AE15">
      <w:pPr>
        <w:jc w:val="center"/>
        <w:rPr>
          <w:rFonts w:ascii="Times New Roman" w:hAnsi="Times New Roman" w:cs="Times New Roman"/>
          <w:b/>
          <w:bCs/>
          <w:sz w:val="32"/>
          <w:szCs w:val="32"/>
          <w:u w:val="single"/>
        </w:rPr>
      </w:pPr>
      <w:r w:rsidRPr="002D383F">
        <w:rPr>
          <w:rFonts w:ascii="Times New Roman" w:hAnsi="Times New Roman" w:cs="Times New Roman"/>
          <w:b/>
          <w:bCs/>
          <w:sz w:val="32"/>
          <w:szCs w:val="32"/>
          <w:u w:val="single"/>
        </w:rPr>
        <w:lastRenderedPageBreak/>
        <w:t>Contents</w:t>
      </w:r>
    </w:p>
    <w:p w:rsidR="002D383F" w:rsidP="002D383F" w:rsidRDefault="002D383F" w14:paraId="22DB5BCB" w14:textId="1FCBF7AC">
      <w:pPr>
        <w:rPr>
          <w:rFonts w:ascii="Times New Roman" w:hAnsi="Times New Roman" w:cs="Times New Roman"/>
          <w:b/>
          <w:bCs/>
          <w:sz w:val="24"/>
          <w:szCs w:val="24"/>
        </w:rPr>
      </w:pPr>
      <w:r>
        <w:rPr>
          <w:rFonts w:ascii="Times New Roman" w:hAnsi="Times New Roman" w:cs="Times New Roman"/>
          <w:b/>
          <w:bCs/>
          <w:sz w:val="24"/>
          <w:szCs w:val="24"/>
        </w:rPr>
        <w:t xml:space="preserve">                   Chapters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057179">
        <w:rPr>
          <w:rFonts w:ascii="Times New Roman" w:hAnsi="Times New Roman" w:cs="Times New Roman"/>
          <w:b/>
          <w:bCs/>
          <w:sz w:val="24"/>
          <w:szCs w:val="24"/>
        </w:rPr>
        <w:t xml:space="preserve">       </w:t>
      </w:r>
      <w:r>
        <w:rPr>
          <w:rFonts w:ascii="Times New Roman" w:hAnsi="Times New Roman" w:cs="Times New Roman"/>
          <w:b/>
          <w:bCs/>
          <w:sz w:val="24"/>
          <w:szCs w:val="24"/>
        </w:rPr>
        <w:t>Pg. No.</w:t>
      </w:r>
    </w:p>
    <w:p w:rsidRPr="00F059AD" w:rsidR="002D383F" w:rsidP="002D383F" w:rsidRDefault="002D383F" w14:paraId="1A9CDA83" w14:textId="679A939D">
      <w:pPr>
        <w:pStyle w:val="ListParagraph"/>
        <w:numPr>
          <w:ilvl w:val="0"/>
          <w:numId w:val="3"/>
        </w:numPr>
        <w:rPr>
          <w:rFonts w:ascii="Times New Roman" w:hAnsi="Times New Roman" w:cs="Times New Roman"/>
          <w:sz w:val="24"/>
          <w:szCs w:val="24"/>
        </w:rPr>
      </w:pPr>
      <w:r w:rsidRPr="00F059AD">
        <w:rPr>
          <w:rFonts w:ascii="Times New Roman" w:hAnsi="Times New Roman" w:cs="Times New Roman"/>
          <w:sz w:val="24"/>
          <w:szCs w:val="24"/>
        </w:rPr>
        <w:t>Introduction</w:t>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1</w:t>
      </w:r>
    </w:p>
    <w:p w:rsidRPr="00485961" w:rsidR="00485961" w:rsidP="00485961" w:rsidRDefault="00F059AD" w14:paraId="25EC452D" w14:textId="094C613A">
      <w:pPr>
        <w:pStyle w:val="ListParagraph"/>
        <w:numPr>
          <w:ilvl w:val="1"/>
          <w:numId w:val="3"/>
        </w:numPr>
        <w:rPr>
          <w:rFonts w:ascii="Times New Roman" w:hAnsi="Times New Roman" w:cs="Times New Roman"/>
          <w:sz w:val="24"/>
          <w:szCs w:val="24"/>
        </w:rPr>
      </w:pPr>
      <w:r w:rsidRPr="72AD073D" w:rsidR="72AD073D">
        <w:rPr>
          <w:rFonts w:ascii="Times New Roman" w:hAnsi="Times New Roman" w:cs="Times New Roman"/>
          <w:sz w:val="24"/>
          <w:szCs w:val="24"/>
        </w:rPr>
        <w:t>Purpose of this Project</w:t>
      </w:r>
      <w:r>
        <w:tab/>
      </w:r>
      <w:r>
        <w:tab/>
      </w:r>
      <w:r>
        <w:tab/>
      </w:r>
      <w:r>
        <w:tab/>
      </w:r>
      <w:r>
        <w:tab/>
      </w:r>
      <w:r>
        <w:tab/>
      </w:r>
      <w:r>
        <w:tab/>
      </w:r>
      <w:r>
        <w:tab/>
      </w:r>
      <w:r w:rsidRPr="72AD073D" w:rsidR="72AD073D">
        <w:rPr>
          <w:rFonts w:ascii="Times New Roman" w:hAnsi="Times New Roman" w:cs="Times New Roman"/>
          <w:sz w:val="24"/>
          <w:szCs w:val="24"/>
        </w:rPr>
        <w:t>2</w:t>
      </w:r>
    </w:p>
    <w:p w:rsidRPr="006D7EE7" w:rsidR="006D7EE7" w:rsidP="006D7EE7" w:rsidRDefault="006D7EE7" w14:paraId="70D72A6D" w14:textId="2B417475">
      <w:pPr>
        <w:pStyle w:val="ListParagraph"/>
        <w:numPr>
          <w:ilvl w:val="0"/>
          <w:numId w:val="3"/>
        </w:numPr>
        <w:rPr>
          <w:rFonts w:ascii="Times New Roman" w:hAnsi="Times New Roman" w:cs="Times New Roman"/>
          <w:sz w:val="24"/>
          <w:szCs w:val="24"/>
        </w:rPr>
      </w:pPr>
      <w:r w:rsidRPr="72AD073D" w:rsidR="72AD073D">
        <w:rPr>
          <w:rFonts w:ascii="Times New Roman" w:hAnsi="Times New Roman" w:cs="Times New Roman"/>
          <w:sz w:val="24"/>
          <w:szCs w:val="24"/>
        </w:rPr>
        <w:t xml:space="preserve">Literature Survey and Related Works </w:t>
      </w:r>
      <w:r>
        <w:tab/>
      </w:r>
      <w:r>
        <w:tab/>
      </w:r>
      <w:r>
        <w:tab/>
      </w:r>
      <w:r>
        <w:tab/>
      </w:r>
      <w:r>
        <w:tab/>
      </w:r>
      <w:r>
        <w:tab/>
      </w:r>
      <w:r w:rsidRPr="72AD073D" w:rsidR="72AD073D">
        <w:rPr>
          <w:rFonts w:ascii="Times New Roman" w:hAnsi="Times New Roman" w:cs="Times New Roman"/>
          <w:sz w:val="24"/>
          <w:szCs w:val="24"/>
        </w:rPr>
        <w:t xml:space="preserve">            2</w:t>
      </w:r>
    </w:p>
    <w:p w:rsidR="00F059AD" w:rsidP="00F059AD" w:rsidRDefault="00F059AD" w14:paraId="469A556D" w14:textId="4ADC007D">
      <w:pPr>
        <w:pStyle w:val="ListParagraph"/>
        <w:numPr>
          <w:ilvl w:val="0"/>
          <w:numId w:val="3"/>
        </w:numPr>
        <w:rPr>
          <w:rFonts w:ascii="Times New Roman" w:hAnsi="Times New Roman" w:cs="Times New Roman"/>
          <w:sz w:val="24"/>
          <w:szCs w:val="24"/>
        </w:rPr>
      </w:pPr>
      <w:r w:rsidRPr="72AD073D" w:rsidR="72AD073D">
        <w:rPr>
          <w:rFonts w:ascii="Times New Roman" w:hAnsi="Times New Roman" w:cs="Times New Roman"/>
          <w:sz w:val="24"/>
          <w:szCs w:val="24"/>
        </w:rPr>
        <w:t>Proposed System</w:t>
      </w:r>
      <w:r>
        <w:tab/>
      </w:r>
      <w:r>
        <w:tab/>
      </w:r>
      <w:r>
        <w:tab/>
      </w:r>
      <w:r>
        <w:tab/>
      </w:r>
      <w:r>
        <w:tab/>
      </w:r>
      <w:r>
        <w:tab/>
      </w:r>
      <w:r>
        <w:tab/>
      </w:r>
      <w:r>
        <w:tab/>
      </w:r>
      <w:r>
        <w:tab/>
      </w:r>
      <w:r w:rsidRPr="72AD073D" w:rsidR="72AD073D">
        <w:rPr>
          <w:rFonts w:ascii="Times New Roman" w:hAnsi="Times New Roman" w:cs="Times New Roman"/>
          <w:sz w:val="24"/>
          <w:szCs w:val="24"/>
        </w:rPr>
        <w:t xml:space="preserve">          2-3</w:t>
      </w:r>
    </w:p>
    <w:p w:rsidR="006D7EE7" w:rsidP="00F059AD" w:rsidRDefault="006D7EE7" w14:paraId="23865C09" w14:textId="2144E40A">
      <w:pPr>
        <w:pStyle w:val="ListParagraph"/>
        <w:numPr>
          <w:ilvl w:val="0"/>
          <w:numId w:val="3"/>
        </w:numPr>
        <w:rPr>
          <w:rFonts w:ascii="Times New Roman" w:hAnsi="Times New Roman" w:cs="Times New Roman"/>
          <w:sz w:val="24"/>
          <w:szCs w:val="24"/>
        </w:rPr>
      </w:pPr>
      <w:r w:rsidRPr="72AD073D" w:rsidR="72AD073D">
        <w:rPr>
          <w:rFonts w:ascii="Times New Roman" w:hAnsi="Times New Roman" w:cs="Times New Roman"/>
          <w:sz w:val="24"/>
          <w:szCs w:val="24"/>
        </w:rPr>
        <w:t>Block Diagram</w:t>
      </w:r>
      <w:r>
        <w:tab/>
      </w:r>
      <w:r>
        <w:tab/>
      </w:r>
      <w:r>
        <w:tab/>
      </w:r>
      <w:r>
        <w:tab/>
      </w:r>
      <w:r>
        <w:tab/>
      </w:r>
      <w:r>
        <w:tab/>
      </w:r>
      <w:r>
        <w:tab/>
      </w:r>
      <w:r>
        <w:tab/>
      </w:r>
      <w:r>
        <w:tab/>
      </w:r>
      <w:r w:rsidRPr="72AD073D" w:rsidR="72AD073D">
        <w:rPr>
          <w:rFonts w:ascii="Times New Roman" w:hAnsi="Times New Roman" w:cs="Times New Roman"/>
          <w:sz w:val="24"/>
          <w:szCs w:val="24"/>
        </w:rPr>
        <w:t xml:space="preserve">            3</w:t>
      </w:r>
    </w:p>
    <w:p w:rsidRPr="00F059AD" w:rsidR="006D7EE7" w:rsidP="00F059AD" w:rsidRDefault="006D7EE7" w14:paraId="28F4E2FC" w14:textId="51675B61">
      <w:pPr>
        <w:pStyle w:val="ListParagraph"/>
        <w:numPr>
          <w:ilvl w:val="0"/>
          <w:numId w:val="3"/>
        </w:numPr>
        <w:rPr>
          <w:rFonts w:ascii="Times New Roman" w:hAnsi="Times New Roman" w:cs="Times New Roman"/>
          <w:sz w:val="24"/>
          <w:szCs w:val="24"/>
        </w:rPr>
      </w:pPr>
      <w:r w:rsidRPr="72AD073D" w:rsidR="72AD073D">
        <w:rPr>
          <w:rFonts w:ascii="Times New Roman" w:hAnsi="Times New Roman" w:cs="Times New Roman"/>
          <w:sz w:val="24"/>
          <w:szCs w:val="24"/>
        </w:rPr>
        <w:t>Flow Chart</w:t>
      </w:r>
      <w:r>
        <w:tab/>
      </w:r>
      <w:r>
        <w:tab/>
      </w:r>
      <w:r>
        <w:tab/>
      </w:r>
      <w:r>
        <w:tab/>
      </w:r>
      <w:r>
        <w:tab/>
      </w:r>
      <w:r>
        <w:tab/>
      </w:r>
      <w:r>
        <w:tab/>
      </w:r>
      <w:r>
        <w:tab/>
      </w:r>
      <w:r>
        <w:tab/>
      </w:r>
      <w:r>
        <w:tab/>
      </w:r>
      <w:r w:rsidRPr="72AD073D" w:rsidR="72AD073D">
        <w:rPr>
          <w:rFonts w:ascii="Times New Roman" w:hAnsi="Times New Roman" w:cs="Times New Roman"/>
          <w:sz w:val="24"/>
          <w:szCs w:val="24"/>
        </w:rPr>
        <w:t>4</w:t>
      </w:r>
    </w:p>
    <w:p w:rsidR="002D383F" w:rsidP="002D383F" w:rsidRDefault="002D383F" w14:paraId="3E7F1D21" w14:textId="7A670116">
      <w:pPr>
        <w:pStyle w:val="ListParagraph"/>
        <w:numPr>
          <w:ilvl w:val="0"/>
          <w:numId w:val="3"/>
        </w:numPr>
        <w:rPr>
          <w:rFonts w:ascii="Times New Roman" w:hAnsi="Times New Roman" w:cs="Times New Roman"/>
          <w:sz w:val="24"/>
          <w:szCs w:val="24"/>
        </w:rPr>
      </w:pPr>
      <w:r w:rsidRPr="72AD073D" w:rsidR="72AD073D">
        <w:rPr>
          <w:rFonts w:ascii="Times New Roman" w:hAnsi="Times New Roman" w:cs="Times New Roman"/>
          <w:sz w:val="24"/>
          <w:szCs w:val="24"/>
        </w:rPr>
        <w:t>Hardware Description</w:t>
      </w:r>
      <w:r>
        <w:tab/>
      </w:r>
      <w:r>
        <w:tab/>
      </w:r>
      <w:r>
        <w:tab/>
      </w:r>
      <w:r>
        <w:tab/>
      </w:r>
      <w:r>
        <w:tab/>
      </w:r>
      <w:r>
        <w:tab/>
      </w:r>
      <w:r>
        <w:tab/>
      </w:r>
      <w:r>
        <w:tab/>
      </w:r>
      <w:r w:rsidRPr="72AD073D" w:rsidR="72AD073D">
        <w:rPr>
          <w:rFonts w:ascii="Times New Roman" w:hAnsi="Times New Roman" w:cs="Times New Roman"/>
          <w:sz w:val="24"/>
          <w:szCs w:val="24"/>
        </w:rPr>
        <w:t xml:space="preserve">         5-8</w:t>
      </w:r>
    </w:p>
    <w:p w:rsidR="00691EFB" w:rsidP="00691EFB" w:rsidRDefault="00691EFB" w14:paraId="377F5397" w14:textId="70555FF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Arduino Board</w:t>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D87834">
        <w:rPr>
          <w:rFonts w:ascii="Times New Roman" w:hAnsi="Times New Roman" w:cs="Times New Roman"/>
          <w:sz w:val="24"/>
          <w:szCs w:val="24"/>
        </w:rPr>
        <w:t>5</w:t>
      </w:r>
    </w:p>
    <w:p w:rsidR="00691EFB" w:rsidP="00691EFB" w:rsidRDefault="00691EFB" w14:paraId="343AA122" w14:textId="01DEC8A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NodeMCU ESP8266 12E</w:t>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D87834">
        <w:rPr>
          <w:rFonts w:ascii="Times New Roman" w:hAnsi="Times New Roman" w:cs="Times New Roman"/>
          <w:sz w:val="24"/>
          <w:szCs w:val="24"/>
        </w:rPr>
        <w:t>5</w:t>
      </w:r>
    </w:p>
    <w:p w:rsidRPr="00F059AD" w:rsidR="00691EFB" w:rsidP="72AD073D" w:rsidRDefault="00691EFB" w14:paraId="2352FD3C" w14:textId="60F89120">
      <w:pPr>
        <w:pStyle w:val="ListParagraph"/>
        <w:numPr>
          <w:ilvl w:val="1"/>
          <w:numId w:val="3"/>
        </w:numPr>
        <w:rPr>
          <w:rFonts w:ascii="Times New Roman" w:hAnsi="Times New Roman" w:cs="Times New Roman"/>
          <w:sz w:val="24"/>
          <w:szCs w:val="24"/>
        </w:rPr>
      </w:pPr>
      <w:r w:rsidRPr="72AD073D" w:rsidR="72AD073D">
        <w:rPr>
          <w:sz w:val="24"/>
          <w:szCs w:val="24"/>
        </w:rPr>
        <w:t>Passive Infrared Sensor PIR</w:t>
      </w:r>
      <w:r>
        <w:tab/>
      </w:r>
      <w:r>
        <w:tab/>
      </w:r>
      <w:r>
        <w:tab/>
      </w:r>
      <w:r>
        <w:tab/>
      </w:r>
      <w:r>
        <w:tab/>
      </w:r>
      <w:r>
        <w:tab/>
      </w:r>
      <w:r>
        <w:tab/>
      </w:r>
      <w:r w:rsidRPr="72AD073D" w:rsidR="72AD073D">
        <w:rPr>
          <w:sz w:val="24"/>
          <w:szCs w:val="24"/>
        </w:rPr>
        <w:t xml:space="preserve">          5-6</w:t>
      </w:r>
    </w:p>
    <w:p w:rsidR="00F059AD" w:rsidP="00F059AD" w:rsidRDefault="00691EFB" w14:paraId="5F95EF55" w14:textId="583B10DA">
      <w:pPr>
        <w:pStyle w:val="ListParagraph"/>
        <w:numPr>
          <w:ilvl w:val="1"/>
          <w:numId w:val="3"/>
        </w:numPr>
        <w:rPr>
          <w:rFonts w:ascii="Times New Roman" w:hAnsi="Times New Roman" w:cs="Times New Roman"/>
          <w:sz w:val="24"/>
          <w:szCs w:val="24"/>
        </w:rPr>
      </w:pPr>
      <w:r w:rsidRPr="72AD073D" w:rsidR="72AD073D">
        <w:rPr>
          <w:rFonts w:ascii="Times New Roman" w:hAnsi="Times New Roman" w:cs="Times New Roman"/>
          <w:sz w:val="24"/>
          <w:szCs w:val="24"/>
        </w:rPr>
        <w:t>Li-ion 18650 Cell</w:t>
      </w:r>
      <w:r>
        <w:tab/>
      </w:r>
      <w:r>
        <w:tab/>
      </w:r>
      <w:r>
        <w:tab/>
      </w:r>
      <w:r>
        <w:tab/>
      </w:r>
      <w:r>
        <w:tab/>
      </w:r>
      <w:r>
        <w:tab/>
      </w:r>
      <w:r w:rsidRPr="72AD073D" w:rsidR="72AD073D">
        <w:rPr>
          <w:rFonts w:ascii="Times New Roman" w:hAnsi="Times New Roman" w:cs="Times New Roman"/>
          <w:sz w:val="24"/>
          <w:szCs w:val="24"/>
        </w:rPr>
        <w:t xml:space="preserve">                                    6</w:t>
      </w:r>
    </w:p>
    <w:p w:rsidR="00691EFB" w:rsidP="00F059AD" w:rsidRDefault="00691EFB" w14:paraId="48ECE3EA" w14:textId="439ED7A6">
      <w:pPr>
        <w:pStyle w:val="ListParagraph"/>
        <w:numPr>
          <w:ilvl w:val="1"/>
          <w:numId w:val="3"/>
        </w:numPr>
        <w:rPr>
          <w:rFonts w:ascii="Times New Roman" w:hAnsi="Times New Roman" w:cs="Times New Roman"/>
          <w:sz w:val="24"/>
          <w:szCs w:val="24"/>
        </w:rPr>
      </w:pPr>
      <w:r w:rsidRPr="72AD073D" w:rsidR="72AD073D">
        <w:rPr>
          <w:rFonts w:ascii="Times New Roman" w:hAnsi="Times New Roman" w:cs="Times New Roman"/>
          <w:sz w:val="24"/>
          <w:szCs w:val="24"/>
        </w:rPr>
        <w:t>Battery Management Circuit</w:t>
      </w:r>
      <w:r>
        <w:tab/>
      </w:r>
      <w:r>
        <w:tab/>
      </w:r>
      <w:r>
        <w:tab/>
      </w:r>
      <w:r>
        <w:tab/>
      </w:r>
      <w:r>
        <w:tab/>
      </w:r>
      <w:r>
        <w:tab/>
      </w:r>
      <w:r>
        <w:tab/>
      </w:r>
      <w:r w:rsidRPr="72AD073D" w:rsidR="72AD073D">
        <w:rPr>
          <w:rFonts w:ascii="Times New Roman" w:hAnsi="Times New Roman" w:cs="Times New Roman"/>
          <w:sz w:val="24"/>
          <w:szCs w:val="24"/>
        </w:rPr>
        <w:t xml:space="preserve">            6</w:t>
      </w:r>
    </w:p>
    <w:p w:rsidR="00691EFB" w:rsidP="00691EFB" w:rsidRDefault="00691EFB" w14:paraId="3BA5EE70" w14:textId="1E3022BC">
      <w:pPr>
        <w:pStyle w:val="ListParagraph"/>
        <w:numPr>
          <w:ilvl w:val="1"/>
          <w:numId w:val="3"/>
        </w:numPr>
        <w:rPr>
          <w:rFonts w:ascii="Times New Roman" w:hAnsi="Times New Roman" w:cs="Times New Roman"/>
          <w:sz w:val="24"/>
          <w:szCs w:val="24"/>
        </w:rPr>
      </w:pPr>
      <w:r w:rsidR="72AD073D">
        <w:rPr/>
        <w:t>MOSFET</w:t>
      </w:r>
      <w:r>
        <w:tab/>
      </w:r>
      <w:r>
        <w:tab/>
      </w:r>
      <w:r>
        <w:tab/>
      </w:r>
      <w:r>
        <w:tab/>
      </w:r>
      <w:r>
        <w:tab/>
      </w:r>
      <w:r>
        <w:tab/>
      </w:r>
      <w:r>
        <w:tab/>
      </w:r>
      <w:r w:rsidRPr="72AD073D" w:rsidR="72AD073D">
        <w:rPr>
          <w:rFonts w:ascii="Times New Roman" w:hAnsi="Times New Roman" w:cs="Times New Roman"/>
          <w:sz w:val="24"/>
          <w:szCs w:val="24"/>
        </w:rPr>
        <w:t xml:space="preserve">                                 7-8</w:t>
      </w:r>
    </w:p>
    <w:p w:rsidRPr="003A0ACD" w:rsidR="003A0ACD" w:rsidP="003A0ACD" w:rsidRDefault="00563ED6" w14:paraId="060ED694" w14:textId="12743405">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DC </w:t>
      </w:r>
      <w:r w:rsidR="00691EFB">
        <w:rPr>
          <w:rFonts w:ascii="Times New Roman" w:hAnsi="Times New Roman" w:cs="Times New Roman"/>
          <w:sz w:val="24"/>
          <w:szCs w:val="24"/>
        </w:rPr>
        <w:t xml:space="preserve">Motor </w:t>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057179">
        <w:rPr>
          <w:rFonts w:ascii="Times New Roman" w:hAnsi="Times New Roman" w:cs="Times New Roman"/>
          <w:sz w:val="24"/>
          <w:szCs w:val="24"/>
        </w:rPr>
        <w:tab/>
      </w:r>
      <w:r w:rsidR="00D87834">
        <w:rPr>
          <w:rFonts w:ascii="Times New Roman" w:hAnsi="Times New Roman" w:cs="Times New Roman"/>
          <w:sz w:val="24"/>
          <w:szCs w:val="24"/>
        </w:rPr>
        <w:t>8</w:t>
      </w:r>
    </w:p>
    <w:p w:rsidR="003A0ACD" w:rsidP="002D383F" w:rsidRDefault="003A0ACD" w14:paraId="6D9469B9" w14:textId="5D4C8C36">
      <w:pPr>
        <w:pStyle w:val="ListParagraph"/>
        <w:numPr>
          <w:ilvl w:val="0"/>
          <w:numId w:val="3"/>
        </w:numPr>
        <w:rPr>
          <w:rFonts w:ascii="Times New Roman" w:hAnsi="Times New Roman" w:cs="Times New Roman"/>
          <w:sz w:val="24"/>
          <w:szCs w:val="24"/>
        </w:rPr>
      </w:pPr>
      <w:r w:rsidRPr="72AD073D" w:rsidR="72AD073D">
        <w:rPr>
          <w:rFonts w:ascii="Times New Roman" w:hAnsi="Times New Roman" w:cs="Times New Roman"/>
          <w:sz w:val="24"/>
          <w:szCs w:val="24"/>
        </w:rPr>
        <w:t>Servo Motor in Depth</w:t>
      </w:r>
      <w:r>
        <w:tab/>
      </w:r>
      <w:r>
        <w:tab/>
      </w:r>
      <w:r>
        <w:tab/>
      </w:r>
      <w:r>
        <w:tab/>
      </w:r>
      <w:r>
        <w:tab/>
      </w:r>
      <w:r>
        <w:tab/>
      </w:r>
      <w:r>
        <w:tab/>
      </w:r>
      <w:r>
        <w:tab/>
      </w:r>
      <w:r w:rsidRPr="72AD073D" w:rsidR="72AD073D">
        <w:rPr>
          <w:rFonts w:ascii="Times New Roman" w:hAnsi="Times New Roman" w:cs="Times New Roman"/>
          <w:sz w:val="24"/>
          <w:szCs w:val="24"/>
        </w:rPr>
        <w:t xml:space="preserve">         8-9</w:t>
      </w:r>
    </w:p>
    <w:p w:rsidR="00057179" w:rsidP="00057179" w:rsidRDefault="00057179" w14:paraId="5AA1BF50" w14:textId="070DD506">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 xml:space="preserve">How </w:t>
      </w:r>
      <w:proofErr w:type="spellStart"/>
      <w:r w:rsidRPr="1DF13514" w:rsidR="1DF13514">
        <w:rPr>
          <w:rFonts w:ascii="Times New Roman" w:hAnsi="Times New Roman" w:cs="Times New Roman"/>
          <w:sz w:val="24"/>
          <w:szCs w:val="24"/>
        </w:rPr>
        <w:t>SErvo</w:t>
      </w:r>
      <w:proofErr w:type="spellEnd"/>
      <w:r w:rsidRPr="1DF13514" w:rsidR="1DF13514">
        <w:rPr>
          <w:rFonts w:ascii="Times New Roman" w:hAnsi="Times New Roman" w:cs="Times New Roman"/>
          <w:sz w:val="24"/>
          <w:szCs w:val="24"/>
        </w:rPr>
        <w:t xml:space="preserve"> Motors work</w:t>
      </w:r>
      <w:r>
        <w:tab/>
      </w:r>
      <w:r>
        <w:tab/>
      </w:r>
      <w:r>
        <w:tab/>
      </w:r>
      <w:r>
        <w:tab/>
      </w:r>
      <w:r>
        <w:tab/>
      </w:r>
      <w:r>
        <w:tab/>
      </w:r>
      <w:r>
        <w:tab/>
      </w:r>
      <w:r w:rsidRPr="1DF13514" w:rsidR="1DF13514">
        <w:rPr>
          <w:rFonts w:ascii="Times New Roman" w:hAnsi="Times New Roman" w:cs="Times New Roman"/>
          <w:sz w:val="24"/>
          <w:szCs w:val="24"/>
        </w:rPr>
        <w:t xml:space="preserve">         8-9</w:t>
      </w:r>
    </w:p>
    <w:p w:rsidR="00057179" w:rsidP="00057179" w:rsidRDefault="00057179" w14:paraId="51F300C1" w14:textId="516388FD">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Servo Motor Pinout</w:t>
      </w:r>
      <w:r>
        <w:tab/>
      </w:r>
      <w:r>
        <w:tab/>
      </w:r>
      <w:r>
        <w:tab/>
      </w:r>
      <w:r>
        <w:tab/>
      </w:r>
      <w:r>
        <w:tab/>
      </w:r>
      <w:r>
        <w:tab/>
      </w:r>
      <w:r>
        <w:tab/>
      </w:r>
      <w:r>
        <w:tab/>
      </w:r>
      <w:r w:rsidRPr="1DF13514" w:rsidR="1DF13514">
        <w:rPr>
          <w:rFonts w:ascii="Times New Roman" w:hAnsi="Times New Roman" w:cs="Times New Roman"/>
          <w:sz w:val="24"/>
          <w:szCs w:val="24"/>
        </w:rPr>
        <w:t xml:space="preserve">            9</w:t>
      </w:r>
    </w:p>
    <w:p w:rsidR="00057179" w:rsidP="00057179" w:rsidRDefault="00057179" w14:paraId="76DA599C" w14:textId="1C117301">
      <w:pPr>
        <w:pStyle w:val="ListParagraph"/>
        <w:numPr>
          <w:ilvl w:val="1"/>
          <w:numId w:val="3"/>
        </w:numPr>
        <w:rPr>
          <w:rFonts w:ascii="Times New Roman" w:hAnsi="Times New Roman" w:cs="Times New Roman"/>
          <w:sz w:val="24"/>
          <w:szCs w:val="24"/>
        </w:rPr>
      </w:pPr>
      <w:r w:rsidRPr="1DF13514" w:rsidR="1DF13514">
        <w:rPr>
          <w:sz w:val="24"/>
          <w:szCs w:val="24"/>
        </w:rPr>
        <w:t>Wiring Servo Motor to Arduino UNO</w:t>
      </w:r>
      <w:r>
        <w:tab/>
      </w:r>
      <w:r>
        <w:tab/>
      </w:r>
      <w:r>
        <w:tab/>
      </w:r>
      <w:r>
        <w:tab/>
      </w:r>
      <w:r>
        <w:tab/>
      </w:r>
      <w:r>
        <w:tab/>
      </w:r>
      <w:r>
        <w:tab/>
      </w:r>
      <w:r w:rsidRPr="1DF13514" w:rsidR="1DF13514">
        <w:rPr>
          <w:rFonts w:ascii="Times New Roman" w:hAnsi="Times New Roman" w:cs="Times New Roman"/>
          <w:sz w:val="24"/>
          <w:szCs w:val="24"/>
        </w:rPr>
        <w:t>9</w:t>
      </w:r>
    </w:p>
    <w:p w:rsidR="00057179" w:rsidP="00057179" w:rsidRDefault="00057179" w14:paraId="005982FE" w14:textId="35AA4278">
      <w:pPr>
        <w:pStyle w:val="ListParagraph"/>
        <w:numPr>
          <w:ilvl w:val="1"/>
          <w:numId w:val="3"/>
        </w:numPr>
        <w:rPr>
          <w:rFonts w:ascii="Times New Roman" w:hAnsi="Times New Roman" w:cs="Times New Roman"/>
          <w:sz w:val="24"/>
          <w:szCs w:val="24"/>
        </w:rPr>
      </w:pPr>
      <w:r w:rsidRPr="1DF13514" w:rsidR="1DF13514">
        <w:rPr>
          <w:sz w:val="24"/>
          <w:szCs w:val="24"/>
        </w:rPr>
        <w:t>Arduino Code - Sweep</w:t>
      </w:r>
      <w:r>
        <w:tab/>
      </w:r>
      <w:r>
        <w:tab/>
      </w:r>
      <w:r>
        <w:tab/>
      </w:r>
      <w:r>
        <w:tab/>
      </w:r>
      <w:r>
        <w:tab/>
      </w:r>
      <w:r>
        <w:tab/>
      </w:r>
      <w:r w:rsidRPr="1DF13514" w:rsidR="1DF13514">
        <w:rPr>
          <w:rFonts w:ascii="Times New Roman" w:hAnsi="Times New Roman" w:cs="Times New Roman"/>
          <w:sz w:val="24"/>
          <w:szCs w:val="24"/>
        </w:rPr>
        <w:t xml:space="preserve">                                   10</w:t>
      </w:r>
    </w:p>
    <w:p w:rsidR="1DF13514" w:rsidP="1DF13514" w:rsidRDefault="1DF13514" w14:paraId="21755A33" w14:textId="71F03675">
      <w:pPr>
        <w:pStyle w:val="ListParagraph"/>
        <w:numPr>
          <w:ilvl w:val="1"/>
          <w:numId w:val="3"/>
        </w:numPr>
        <w:rPr>
          <w:sz w:val="24"/>
          <w:szCs w:val="24"/>
        </w:rPr>
      </w:pPr>
      <w:r w:rsidRPr="1DF13514" w:rsidR="1DF13514">
        <w:rPr>
          <w:rFonts w:ascii="Times New Roman" w:hAnsi="Times New Roman" w:cs="Times New Roman"/>
          <w:sz w:val="24"/>
          <w:szCs w:val="24"/>
        </w:rPr>
        <w:t>Explanation                                                                                                                10</w:t>
      </w:r>
    </w:p>
    <w:p w:rsidR="00057179" w:rsidP="002D383F" w:rsidRDefault="00057179" w14:paraId="1CF91DD2" w14:textId="53A4D757">
      <w:pPr>
        <w:pStyle w:val="ListParagraph"/>
        <w:numPr>
          <w:ilvl w:val="0"/>
          <w:numId w:val="3"/>
        </w:numPr>
        <w:rPr>
          <w:rFonts w:ascii="Times New Roman" w:hAnsi="Times New Roman" w:cs="Times New Roman"/>
          <w:sz w:val="24"/>
          <w:szCs w:val="24"/>
        </w:rPr>
      </w:pPr>
      <w:r w:rsidRPr="1DF13514" w:rsidR="1DF13514">
        <w:rPr>
          <w:rFonts w:ascii="Times New Roman" w:hAnsi="Times New Roman" w:cs="Times New Roman"/>
          <w:sz w:val="24"/>
          <w:szCs w:val="24"/>
        </w:rPr>
        <w:t>Power Supply</w:t>
      </w:r>
      <w:r>
        <w:tab/>
      </w:r>
      <w:r>
        <w:tab/>
      </w:r>
      <w:r>
        <w:tab/>
      </w:r>
      <w:r>
        <w:tab/>
      </w:r>
      <w:r>
        <w:tab/>
      </w:r>
      <w:r>
        <w:tab/>
      </w:r>
      <w:r>
        <w:tab/>
      </w:r>
      <w:r>
        <w:tab/>
      </w:r>
      <w:r>
        <w:tab/>
      </w:r>
      <w:r w:rsidRPr="1DF13514" w:rsidR="1DF13514">
        <w:rPr>
          <w:rFonts w:ascii="Times New Roman" w:hAnsi="Times New Roman" w:cs="Times New Roman"/>
          <w:sz w:val="24"/>
          <w:szCs w:val="24"/>
        </w:rPr>
        <w:t xml:space="preserve">           11</w:t>
      </w:r>
    </w:p>
    <w:p w:rsidRPr="00F059AD" w:rsidR="002D383F" w:rsidP="00057179" w:rsidRDefault="00057179" w14:paraId="275105B6" w14:textId="0A9A1FE5">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 xml:space="preserve">Working Principle </w:t>
      </w:r>
      <w:r>
        <w:tab/>
      </w:r>
      <w:r>
        <w:tab/>
      </w:r>
      <w:r>
        <w:tab/>
      </w:r>
      <w:r>
        <w:tab/>
      </w:r>
      <w:r>
        <w:tab/>
      </w:r>
      <w:r>
        <w:tab/>
      </w:r>
      <w:r>
        <w:tab/>
      </w:r>
      <w:r>
        <w:tab/>
      </w:r>
      <w:r w:rsidRPr="1DF13514" w:rsidR="1DF13514">
        <w:rPr>
          <w:rFonts w:ascii="Times New Roman" w:hAnsi="Times New Roman" w:cs="Times New Roman"/>
          <w:sz w:val="24"/>
          <w:szCs w:val="24"/>
        </w:rPr>
        <w:t xml:space="preserve">           11</w:t>
      </w:r>
    </w:p>
    <w:p w:rsidR="1DF13514" w:rsidP="1DF13514" w:rsidRDefault="1DF13514" w14:paraId="31AC35F2" w14:textId="60B6CFCC">
      <w:pPr>
        <w:pStyle w:val="ListParagraph"/>
        <w:numPr>
          <w:ilvl w:val="0"/>
          <w:numId w:val="3"/>
        </w:numPr>
        <w:rPr>
          <w:rFonts w:ascii="Times New Roman" w:hAnsi="Times New Roman" w:cs="Times New Roman"/>
          <w:sz w:val="24"/>
          <w:szCs w:val="24"/>
        </w:rPr>
      </w:pPr>
      <w:r w:rsidRPr="1DF13514" w:rsidR="1DF13514">
        <w:rPr>
          <w:rFonts w:ascii="Times New Roman" w:hAnsi="Times New Roman" w:cs="Times New Roman"/>
          <w:sz w:val="24"/>
          <w:szCs w:val="24"/>
        </w:rPr>
        <w:t xml:space="preserve">Software Requirement </w:t>
      </w:r>
      <w:r>
        <w:tab/>
      </w:r>
      <w:r>
        <w:tab/>
      </w:r>
      <w:r>
        <w:tab/>
      </w:r>
      <w:r>
        <w:tab/>
      </w:r>
      <w:r>
        <w:tab/>
      </w:r>
      <w:r>
        <w:tab/>
      </w:r>
      <w:r>
        <w:tab/>
      </w:r>
      <w:r>
        <w:tab/>
      </w:r>
      <w:r w:rsidRPr="1DF13514" w:rsidR="1DF13514">
        <w:rPr>
          <w:rFonts w:ascii="Times New Roman" w:hAnsi="Times New Roman" w:cs="Times New Roman"/>
          <w:sz w:val="24"/>
          <w:szCs w:val="24"/>
        </w:rPr>
        <w:t xml:space="preserve">      11-12</w:t>
      </w:r>
    </w:p>
    <w:p w:rsidR="1DF13514" w:rsidP="1DF13514" w:rsidRDefault="1DF13514" w14:paraId="19816DBD" w14:textId="3811C423">
      <w:pPr>
        <w:pStyle w:val="Normal"/>
        <w:ind w:left="0"/>
        <w:rPr>
          <w:rFonts w:ascii="Times New Roman" w:hAnsi="Times New Roman" w:cs="Times New Roman"/>
          <w:sz w:val="24"/>
          <w:szCs w:val="24"/>
        </w:rPr>
      </w:pPr>
      <w:r w:rsidRPr="1DF13514" w:rsidR="1DF13514">
        <w:rPr>
          <w:rFonts w:ascii="Times New Roman" w:hAnsi="Times New Roman" w:cs="Times New Roman"/>
          <w:sz w:val="24"/>
          <w:szCs w:val="24"/>
        </w:rPr>
        <w:t xml:space="preserve">             9.1 Blynk Requirements                                                                                                 12</w:t>
      </w:r>
    </w:p>
    <w:p w:rsidR="00A6551F" w:rsidP="002D383F" w:rsidRDefault="00A6551F" w14:paraId="32B083F9" w14:textId="4C949666">
      <w:pPr>
        <w:pStyle w:val="ListParagraph"/>
        <w:numPr>
          <w:ilvl w:val="0"/>
          <w:numId w:val="3"/>
        </w:numPr>
        <w:rPr>
          <w:rFonts w:ascii="Times New Roman" w:hAnsi="Times New Roman" w:cs="Times New Roman"/>
          <w:sz w:val="24"/>
          <w:szCs w:val="24"/>
        </w:rPr>
      </w:pPr>
      <w:r w:rsidRPr="1DF13514" w:rsidR="1DF13514">
        <w:rPr>
          <w:rFonts w:ascii="Times New Roman" w:hAnsi="Times New Roman" w:cs="Times New Roman"/>
          <w:sz w:val="24"/>
          <w:szCs w:val="24"/>
        </w:rPr>
        <w:t>Internet of Things (IoT)</w:t>
      </w:r>
      <w:r>
        <w:tab/>
      </w:r>
      <w:r>
        <w:tab/>
      </w:r>
      <w:r>
        <w:tab/>
      </w:r>
      <w:r>
        <w:tab/>
      </w:r>
      <w:r>
        <w:tab/>
      </w:r>
      <w:r>
        <w:tab/>
      </w:r>
      <w:r>
        <w:tab/>
      </w:r>
      <w:r>
        <w:tab/>
      </w:r>
      <w:r w:rsidRPr="1DF13514" w:rsidR="1DF13514">
        <w:rPr>
          <w:rFonts w:ascii="Times New Roman" w:hAnsi="Times New Roman" w:cs="Times New Roman"/>
          <w:sz w:val="24"/>
          <w:szCs w:val="24"/>
        </w:rPr>
        <w:t xml:space="preserve">           12</w:t>
      </w:r>
    </w:p>
    <w:p w:rsidR="00A6551F" w:rsidP="00A6551F" w:rsidRDefault="00A6551F" w14:paraId="348BD366" w14:textId="0D86192C">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Introduction to IoT</w:t>
      </w:r>
      <w:r>
        <w:tab/>
      </w:r>
      <w:r>
        <w:tab/>
      </w:r>
      <w:r>
        <w:tab/>
      </w:r>
      <w:r>
        <w:tab/>
      </w:r>
      <w:r>
        <w:tab/>
      </w:r>
      <w:r>
        <w:tab/>
      </w:r>
      <w:r>
        <w:tab/>
      </w:r>
      <w:r>
        <w:tab/>
      </w:r>
      <w:r w:rsidRPr="1DF13514" w:rsidR="1DF13514">
        <w:rPr>
          <w:rFonts w:ascii="Times New Roman" w:hAnsi="Times New Roman" w:cs="Times New Roman"/>
          <w:sz w:val="24"/>
          <w:szCs w:val="24"/>
        </w:rPr>
        <w:t>12-13</w:t>
      </w:r>
    </w:p>
    <w:p w:rsidR="00A6551F" w:rsidP="00A6551F" w:rsidRDefault="00A6551F" w14:paraId="31D6FB64" w14:textId="08E2C0B0">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Enabling Technologies for IoT</w:t>
      </w:r>
      <w:r>
        <w:tab/>
      </w:r>
      <w:r>
        <w:tab/>
      </w:r>
      <w:r>
        <w:tab/>
      </w:r>
      <w:r>
        <w:tab/>
      </w:r>
      <w:r>
        <w:tab/>
      </w:r>
      <w:r>
        <w:tab/>
      </w:r>
      <w:r w:rsidRPr="1DF13514" w:rsidR="1DF13514">
        <w:rPr>
          <w:rFonts w:ascii="Times New Roman" w:hAnsi="Times New Roman" w:cs="Times New Roman"/>
          <w:sz w:val="24"/>
          <w:szCs w:val="24"/>
        </w:rPr>
        <w:t xml:space="preserve">     13</w:t>
      </w:r>
    </w:p>
    <w:p w:rsidR="00A6551F" w:rsidP="00A6551F" w:rsidRDefault="00A6551F" w14:paraId="1C38213B" w14:textId="38FD9670">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Characteristics</w:t>
      </w:r>
      <w:r>
        <w:tab/>
      </w:r>
      <w:r>
        <w:tab/>
      </w:r>
      <w:r>
        <w:tab/>
      </w:r>
      <w:r>
        <w:tab/>
      </w:r>
      <w:r>
        <w:tab/>
      </w:r>
      <w:r>
        <w:tab/>
      </w:r>
      <w:r>
        <w:tab/>
      </w:r>
      <w:r>
        <w:tab/>
      </w:r>
      <w:r>
        <w:tab/>
      </w:r>
      <w:r w:rsidRPr="1DF13514" w:rsidR="1DF13514">
        <w:rPr>
          <w:rFonts w:ascii="Times New Roman" w:hAnsi="Times New Roman" w:cs="Times New Roman"/>
          <w:sz w:val="24"/>
          <w:szCs w:val="24"/>
        </w:rPr>
        <w:t>13-14</w:t>
      </w:r>
    </w:p>
    <w:p w:rsidR="00A6551F" w:rsidP="00A6551F" w:rsidRDefault="00A6551F" w14:paraId="608C9F80" w14:textId="73564E36">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Advantages of Internet of Things</w:t>
      </w:r>
      <w:r>
        <w:tab/>
      </w:r>
      <w:r>
        <w:tab/>
      </w:r>
      <w:r>
        <w:tab/>
      </w:r>
      <w:r>
        <w:tab/>
      </w:r>
      <w:r>
        <w:tab/>
      </w:r>
      <w:r>
        <w:tab/>
      </w:r>
      <w:r w:rsidRPr="1DF13514" w:rsidR="1DF13514">
        <w:rPr>
          <w:rFonts w:ascii="Times New Roman" w:hAnsi="Times New Roman" w:cs="Times New Roman"/>
          <w:sz w:val="24"/>
          <w:szCs w:val="24"/>
        </w:rPr>
        <w:t xml:space="preserve">     14</w:t>
      </w:r>
    </w:p>
    <w:p w:rsidRPr="00F059AD" w:rsidR="00A6551F" w:rsidP="00A6551F" w:rsidRDefault="00A6551F" w14:paraId="4372AC6D" w14:textId="3E1E6C09">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Disadvantages of Internet of Things</w:t>
      </w:r>
      <w:r>
        <w:tab/>
      </w:r>
      <w:r>
        <w:tab/>
      </w:r>
      <w:r>
        <w:tab/>
      </w:r>
      <w:r>
        <w:tab/>
      </w:r>
      <w:r>
        <w:tab/>
      </w:r>
      <w:r>
        <w:tab/>
      </w:r>
      <w:r w:rsidRPr="1DF13514" w:rsidR="1DF13514">
        <w:rPr>
          <w:rFonts w:ascii="Times New Roman" w:hAnsi="Times New Roman" w:cs="Times New Roman"/>
          <w:sz w:val="24"/>
          <w:szCs w:val="24"/>
        </w:rPr>
        <w:t>14-15</w:t>
      </w:r>
      <w:r>
        <w:tab/>
      </w:r>
    </w:p>
    <w:p w:rsidRPr="00F059AD" w:rsidR="00F059AD" w:rsidP="002D383F" w:rsidRDefault="00A6551F" w14:paraId="13A91C0D" w14:textId="0420C377">
      <w:pPr>
        <w:pStyle w:val="ListParagraph"/>
        <w:numPr>
          <w:ilvl w:val="0"/>
          <w:numId w:val="3"/>
        </w:numPr>
        <w:rPr>
          <w:rFonts w:ascii="Times New Roman" w:hAnsi="Times New Roman" w:cs="Times New Roman"/>
          <w:sz w:val="24"/>
          <w:szCs w:val="24"/>
        </w:rPr>
      </w:pPr>
      <w:r w:rsidRPr="1DF13514" w:rsidR="1DF13514">
        <w:rPr>
          <w:rFonts w:ascii="Times New Roman" w:hAnsi="Times New Roman" w:cs="Times New Roman"/>
          <w:sz w:val="24"/>
          <w:szCs w:val="24"/>
        </w:rPr>
        <w:t>Circuit and Simulation</w:t>
      </w:r>
      <w:r>
        <w:tab/>
      </w:r>
      <w:r>
        <w:tab/>
      </w:r>
      <w:r>
        <w:tab/>
      </w:r>
      <w:r>
        <w:tab/>
      </w:r>
      <w:r>
        <w:tab/>
      </w:r>
      <w:r>
        <w:tab/>
      </w:r>
      <w:r>
        <w:tab/>
      </w:r>
      <w:r>
        <w:tab/>
      </w:r>
      <w:r w:rsidRPr="1DF13514" w:rsidR="1DF13514">
        <w:rPr>
          <w:rFonts w:ascii="Times New Roman" w:hAnsi="Times New Roman" w:cs="Times New Roman"/>
          <w:sz w:val="24"/>
          <w:szCs w:val="24"/>
        </w:rPr>
        <w:t xml:space="preserve">           15</w:t>
      </w:r>
    </w:p>
    <w:p w:rsidR="00A6551F" w:rsidP="00F059AD" w:rsidRDefault="00A6551F" w14:paraId="2680AA88" w14:textId="495A4245">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Interfacing DC Motor</w:t>
      </w:r>
      <w:r>
        <w:tab/>
      </w:r>
      <w:r>
        <w:tab/>
      </w:r>
      <w:r>
        <w:tab/>
      </w:r>
      <w:r>
        <w:tab/>
      </w:r>
      <w:r>
        <w:tab/>
      </w:r>
      <w:r>
        <w:tab/>
      </w:r>
      <w:r>
        <w:tab/>
      </w:r>
      <w:r w:rsidRPr="1DF13514" w:rsidR="1DF13514">
        <w:rPr>
          <w:rFonts w:ascii="Times New Roman" w:hAnsi="Times New Roman" w:cs="Times New Roman"/>
          <w:sz w:val="24"/>
          <w:szCs w:val="24"/>
        </w:rPr>
        <w:t xml:space="preserve">                 15</w:t>
      </w:r>
    </w:p>
    <w:p w:rsidR="00A6551F" w:rsidP="00A6551F" w:rsidRDefault="00A6551F" w14:paraId="0E39491F" w14:textId="2229012B">
      <w:pPr>
        <w:pStyle w:val="ListParagraph"/>
        <w:numPr>
          <w:ilvl w:val="1"/>
          <w:numId w:val="3"/>
        </w:numPr>
        <w:rPr>
          <w:rFonts w:ascii="Times New Roman" w:hAnsi="Times New Roman" w:cs="Times New Roman"/>
          <w:sz w:val="24"/>
          <w:szCs w:val="24"/>
        </w:rPr>
      </w:pPr>
      <w:r w:rsidRPr="1DF13514" w:rsidR="1DF13514">
        <w:rPr>
          <w:rFonts w:ascii="Times New Roman" w:hAnsi="Times New Roman" w:cs="Times New Roman"/>
          <w:sz w:val="24"/>
          <w:szCs w:val="24"/>
        </w:rPr>
        <w:t>Interfacing Servo Motor</w:t>
      </w:r>
      <w:r>
        <w:tab/>
      </w:r>
      <w:r>
        <w:tab/>
      </w:r>
      <w:r>
        <w:tab/>
      </w:r>
      <w:r>
        <w:tab/>
      </w:r>
      <w:r>
        <w:tab/>
      </w:r>
      <w:r>
        <w:tab/>
      </w:r>
      <w:r w:rsidRPr="1DF13514" w:rsidR="1DF13514">
        <w:rPr>
          <w:rFonts w:ascii="Times New Roman" w:hAnsi="Times New Roman" w:cs="Times New Roman"/>
          <w:sz w:val="24"/>
          <w:szCs w:val="24"/>
        </w:rPr>
        <w:t xml:space="preserve">            16-17</w:t>
      </w:r>
    </w:p>
    <w:p w:rsidR="1DF13514" w:rsidP="1DF13514" w:rsidRDefault="1DF13514" w14:paraId="68066E34" w14:textId="2BDF99E9">
      <w:pPr>
        <w:pStyle w:val="ListParagraph"/>
        <w:numPr>
          <w:ilvl w:val="1"/>
          <w:numId w:val="3"/>
        </w:numPr>
        <w:rPr>
          <w:sz w:val="24"/>
          <w:szCs w:val="24"/>
        </w:rPr>
      </w:pPr>
      <w:r w:rsidRPr="1DF13514" w:rsidR="1DF13514">
        <w:rPr>
          <w:rFonts w:ascii="Times New Roman" w:hAnsi="Times New Roman" w:cs="Times New Roman"/>
          <w:sz w:val="24"/>
          <w:szCs w:val="24"/>
        </w:rPr>
        <w:t>Combining DC motor and Servo Interface Circuits                                            18</w:t>
      </w:r>
    </w:p>
    <w:p w:rsidR="00A6551F" w:rsidP="00A6551F" w:rsidRDefault="00A6551F" w14:paraId="4B19A863" w14:textId="0861B9C4">
      <w:pPr>
        <w:pStyle w:val="ListParagraph"/>
        <w:numPr>
          <w:ilvl w:val="0"/>
          <w:numId w:val="3"/>
        </w:numPr>
        <w:rPr>
          <w:rFonts w:ascii="Times New Roman" w:hAnsi="Times New Roman" w:cs="Times New Roman"/>
          <w:sz w:val="24"/>
          <w:szCs w:val="24"/>
        </w:rPr>
      </w:pPr>
      <w:r w:rsidRPr="1DF13514" w:rsidR="1DF13514">
        <w:rPr>
          <w:rFonts w:ascii="Times New Roman" w:hAnsi="Times New Roman" w:cs="Times New Roman"/>
          <w:sz w:val="24"/>
          <w:szCs w:val="24"/>
        </w:rPr>
        <w:t>List of Materials</w:t>
      </w:r>
      <w:r>
        <w:tab/>
      </w:r>
      <w:r>
        <w:tab/>
      </w:r>
      <w:r>
        <w:tab/>
      </w:r>
      <w:r>
        <w:tab/>
      </w:r>
      <w:r>
        <w:tab/>
      </w:r>
      <w:r>
        <w:tab/>
      </w:r>
      <w:r>
        <w:tab/>
      </w:r>
      <w:r>
        <w:tab/>
      </w:r>
      <w:r>
        <w:tab/>
      </w:r>
      <w:r w:rsidRPr="1DF13514" w:rsidR="1DF13514">
        <w:rPr>
          <w:rFonts w:ascii="Times New Roman" w:hAnsi="Times New Roman" w:cs="Times New Roman"/>
          <w:sz w:val="24"/>
          <w:szCs w:val="24"/>
        </w:rPr>
        <w:t xml:space="preserve">           19</w:t>
      </w:r>
      <w:r>
        <w:tab/>
      </w:r>
    </w:p>
    <w:p w:rsidR="00A6551F" w:rsidP="00A6551F" w:rsidRDefault="00A6551F" w14:paraId="34659D6D" w14:textId="23120BE3">
      <w:pPr>
        <w:pStyle w:val="ListParagraph"/>
        <w:numPr>
          <w:ilvl w:val="0"/>
          <w:numId w:val="3"/>
        </w:numPr>
        <w:rPr>
          <w:rFonts w:ascii="Times New Roman" w:hAnsi="Times New Roman" w:cs="Times New Roman"/>
          <w:sz w:val="24"/>
          <w:szCs w:val="24"/>
        </w:rPr>
      </w:pPr>
      <w:r w:rsidRPr="1DF13514" w:rsidR="1DF13514">
        <w:rPr>
          <w:rFonts w:ascii="Times New Roman" w:hAnsi="Times New Roman" w:cs="Times New Roman"/>
          <w:sz w:val="24"/>
          <w:szCs w:val="24"/>
        </w:rPr>
        <w:t>Advantages</w:t>
      </w:r>
      <w:r>
        <w:tab/>
      </w:r>
      <w:r>
        <w:tab/>
      </w:r>
      <w:r>
        <w:tab/>
      </w:r>
      <w:r>
        <w:tab/>
      </w:r>
      <w:r>
        <w:tab/>
      </w:r>
      <w:r>
        <w:tab/>
      </w:r>
      <w:r>
        <w:tab/>
      </w:r>
      <w:r>
        <w:tab/>
      </w:r>
      <w:r>
        <w:tab/>
      </w:r>
      <w:r>
        <w:tab/>
      </w:r>
      <w:r w:rsidRPr="1DF13514" w:rsidR="1DF13514">
        <w:rPr>
          <w:rFonts w:ascii="Times New Roman" w:hAnsi="Times New Roman" w:cs="Times New Roman"/>
          <w:sz w:val="24"/>
          <w:szCs w:val="24"/>
        </w:rPr>
        <w:t>20</w:t>
      </w:r>
    </w:p>
    <w:p w:rsidRPr="00A6551F" w:rsidR="00A6551F" w:rsidP="00A6551F" w:rsidRDefault="00A6551F" w14:paraId="0D7EC4C9" w14:textId="1299F2C0">
      <w:pPr>
        <w:pStyle w:val="ListParagraph"/>
        <w:numPr>
          <w:ilvl w:val="0"/>
          <w:numId w:val="3"/>
        </w:numPr>
        <w:rPr>
          <w:rFonts w:ascii="Times New Roman" w:hAnsi="Times New Roman" w:cs="Times New Roman"/>
          <w:sz w:val="24"/>
          <w:szCs w:val="24"/>
        </w:rPr>
      </w:pPr>
      <w:r w:rsidRPr="1DF13514" w:rsidR="1DF13514">
        <w:rPr>
          <w:rFonts w:ascii="Times New Roman" w:hAnsi="Times New Roman" w:cs="Times New Roman"/>
          <w:sz w:val="24"/>
          <w:szCs w:val="24"/>
        </w:rPr>
        <w:t>Application</w:t>
      </w:r>
      <w:r>
        <w:tab/>
      </w:r>
      <w:r>
        <w:tab/>
      </w:r>
      <w:r>
        <w:tab/>
      </w:r>
      <w:r>
        <w:tab/>
      </w:r>
      <w:r>
        <w:tab/>
      </w:r>
      <w:r>
        <w:tab/>
      </w:r>
      <w:r>
        <w:tab/>
      </w:r>
      <w:r>
        <w:tab/>
      </w:r>
      <w:r>
        <w:tab/>
      </w:r>
      <w:r>
        <w:tab/>
      </w:r>
      <w:r w:rsidRPr="1DF13514" w:rsidR="1DF13514">
        <w:rPr>
          <w:rFonts w:ascii="Times New Roman" w:hAnsi="Times New Roman" w:cs="Times New Roman"/>
          <w:sz w:val="24"/>
          <w:szCs w:val="24"/>
        </w:rPr>
        <w:t>20</w:t>
      </w:r>
    </w:p>
    <w:p w:rsidRPr="00F059AD" w:rsidR="00F059AD" w:rsidP="00F059AD" w:rsidRDefault="00F059AD" w14:paraId="0E989B89" w14:textId="0EB61498">
      <w:pPr>
        <w:pStyle w:val="ListParagraph"/>
        <w:numPr>
          <w:ilvl w:val="0"/>
          <w:numId w:val="3"/>
        </w:numPr>
        <w:rPr>
          <w:rFonts w:ascii="Times New Roman" w:hAnsi="Times New Roman" w:cs="Times New Roman"/>
          <w:sz w:val="24"/>
          <w:szCs w:val="24"/>
        </w:rPr>
      </w:pPr>
      <w:r w:rsidRPr="1DF13514" w:rsidR="1DF13514">
        <w:rPr>
          <w:rFonts w:ascii="Times New Roman" w:hAnsi="Times New Roman" w:cs="Times New Roman"/>
          <w:sz w:val="24"/>
          <w:szCs w:val="24"/>
        </w:rPr>
        <w:t>Conclusion</w:t>
      </w:r>
      <w:r>
        <w:tab/>
      </w:r>
      <w:r>
        <w:tab/>
      </w:r>
      <w:r>
        <w:tab/>
      </w:r>
      <w:r>
        <w:tab/>
      </w:r>
      <w:r>
        <w:tab/>
      </w:r>
      <w:r>
        <w:tab/>
      </w:r>
      <w:r>
        <w:tab/>
      </w:r>
      <w:r>
        <w:tab/>
      </w:r>
      <w:r>
        <w:tab/>
      </w:r>
      <w:r>
        <w:tab/>
      </w:r>
      <w:r w:rsidRPr="1DF13514" w:rsidR="1DF13514">
        <w:rPr>
          <w:rFonts w:ascii="Times New Roman" w:hAnsi="Times New Roman" w:cs="Times New Roman"/>
          <w:sz w:val="24"/>
          <w:szCs w:val="24"/>
        </w:rPr>
        <w:t>20</w:t>
      </w:r>
    </w:p>
    <w:p w:rsidR="00EF339F" w:rsidP="002D383F" w:rsidRDefault="00F059AD" w14:paraId="1EC4FA4C" w14:textId="722ED083">
      <w:pPr>
        <w:pStyle w:val="ListParagraph"/>
        <w:numPr>
          <w:ilvl w:val="0"/>
          <w:numId w:val="3"/>
        </w:numPr>
        <w:rPr>
          <w:rFonts w:ascii="Times New Roman" w:hAnsi="Times New Roman" w:cs="Times New Roman"/>
          <w:sz w:val="24"/>
          <w:szCs w:val="24"/>
        </w:rPr>
      </w:pPr>
      <w:r w:rsidRPr="1DF13514" w:rsidR="1DF13514">
        <w:rPr>
          <w:rFonts w:ascii="Times New Roman" w:hAnsi="Times New Roman" w:cs="Times New Roman"/>
          <w:sz w:val="24"/>
          <w:szCs w:val="24"/>
        </w:rPr>
        <w:t>Future Scope</w:t>
      </w:r>
      <w:r>
        <w:tab/>
      </w:r>
      <w:r>
        <w:tab/>
      </w:r>
      <w:r>
        <w:tab/>
      </w:r>
      <w:r>
        <w:tab/>
      </w:r>
      <w:r>
        <w:tab/>
      </w:r>
      <w:r>
        <w:tab/>
      </w:r>
      <w:r>
        <w:tab/>
      </w:r>
      <w:r>
        <w:tab/>
      </w:r>
      <w:r>
        <w:tab/>
      </w:r>
      <w:r>
        <w:tab/>
      </w:r>
      <w:r w:rsidRPr="1DF13514" w:rsidR="1DF13514">
        <w:rPr>
          <w:rFonts w:ascii="Times New Roman" w:hAnsi="Times New Roman" w:cs="Times New Roman"/>
          <w:sz w:val="24"/>
          <w:szCs w:val="24"/>
        </w:rPr>
        <w:t>21</w:t>
      </w:r>
    </w:p>
    <w:p w:rsidRPr="00443745" w:rsidR="00DE6496" w:rsidP="002D383F" w:rsidRDefault="00A6551F" w14:paraId="1C179466" w14:textId="057D992E">
      <w:pPr>
        <w:pStyle w:val="ListParagraph"/>
        <w:numPr>
          <w:ilvl w:val="0"/>
          <w:numId w:val="3"/>
        </w:numPr>
        <w:rPr>
          <w:rFonts w:ascii="Times New Roman" w:hAnsi="Times New Roman" w:cs="Times New Roman"/>
          <w:sz w:val="24"/>
          <w:szCs w:val="24"/>
        </w:rPr>
        <w:sectPr w:rsidRPr="00443745" w:rsidR="00DE6496" w:rsidSect="00057179">
          <w:headerReference w:type="default" r:id="rId10"/>
          <w:pgSz w:w="12240" w:h="15840" w:orient="portrait"/>
          <w:pgMar w:top="1440" w:right="1440" w:bottom="1440" w:left="1440" w:header="720" w:footer="720" w:gutter="0"/>
          <w:pgNumType w:start="1"/>
          <w:cols w:space="720"/>
          <w:docGrid w:linePitch="360"/>
        </w:sectPr>
      </w:pPr>
      <w:r w:rsidRPr="1DF13514" w:rsidR="1DF13514">
        <w:rPr>
          <w:rFonts w:ascii="Times New Roman" w:hAnsi="Times New Roman" w:cs="Times New Roman"/>
          <w:sz w:val="24"/>
          <w:szCs w:val="24"/>
        </w:rPr>
        <w:t>References</w:t>
      </w:r>
      <w:r>
        <w:tab/>
      </w:r>
      <w:r>
        <w:tab/>
      </w:r>
      <w:r>
        <w:tab/>
      </w:r>
      <w:r>
        <w:tab/>
      </w:r>
      <w:r>
        <w:tab/>
      </w:r>
      <w:r>
        <w:tab/>
      </w:r>
      <w:r>
        <w:tab/>
      </w:r>
      <w:r>
        <w:tab/>
      </w:r>
      <w:r>
        <w:tab/>
      </w:r>
      <w:r>
        <w:tab/>
      </w:r>
      <w:r w:rsidRPr="1DF13514" w:rsidR="1DF13514">
        <w:rPr>
          <w:rFonts w:ascii="Times New Roman" w:hAnsi="Times New Roman" w:cs="Times New Roman"/>
          <w:sz w:val="24"/>
          <w:szCs w:val="24"/>
        </w:rPr>
        <w:t xml:space="preserve">            21</w:t>
      </w:r>
    </w:p>
    <w:p w:rsidR="00F059AD" w:rsidP="002D383F" w:rsidRDefault="00F059AD" w14:paraId="1CA56285" w14:textId="5C3FF144">
      <w:pPr>
        <w:rPr>
          <w:rFonts w:ascii="Times New Roman" w:hAnsi="Times New Roman" w:cs="Times New Roman"/>
          <w:b/>
          <w:bCs/>
          <w:sz w:val="24"/>
          <w:szCs w:val="24"/>
        </w:rPr>
      </w:pPr>
    </w:p>
    <w:p w:rsidRPr="00057179" w:rsidR="00F059AD" w:rsidP="00057179" w:rsidRDefault="00F059AD" w14:paraId="36BB3527" w14:textId="0534E8DF">
      <w:pPr>
        <w:pStyle w:val="ListParagraph"/>
        <w:numPr>
          <w:ilvl w:val="0"/>
          <w:numId w:val="4"/>
        </w:numPr>
        <w:jc w:val="center"/>
        <w:rPr>
          <w:rFonts w:ascii="Times New Roman" w:hAnsi="Times New Roman" w:cs="Times New Roman"/>
          <w:b/>
          <w:bCs/>
          <w:sz w:val="32"/>
          <w:szCs w:val="32"/>
          <w:u w:val="single"/>
        </w:rPr>
        <w:sectPr w:rsidRPr="00057179" w:rsidR="00F059AD" w:rsidSect="00057179">
          <w:headerReference w:type="default" r:id="rId11"/>
          <w:pgSz w:w="12240" w:h="15840" w:orient="portrait"/>
          <w:pgMar w:top="1440" w:right="1440" w:bottom="1440" w:left="1440" w:header="720" w:footer="720" w:gutter="0"/>
          <w:pgNumType w:start="1"/>
          <w:cols w:space="720"/>
          <w:docGrid w:linePitch="360"/>
        </w:sectPr>
      </w:pPr>
      <w:r w:rsidRPr="00485961">
        <w:rPr>
          <w:rFonts w:ascii="Times New Roman" w:hAnsi="Times New Roman" w:cs="Times New Roman"/>
          <w:b/>
          <w:bCs/>
          <w:sz w:val="32"/>
          <w:szCs w:val="32"/>
          <w:u w:val="single"/>
        </w:rPr>
        <w:t>Introductio</w:t>
      </w:r>
      <w:r w:rsidR="00A6551F">
        <w:rPr>
          <w:rFonts w:ascii="Times New Roman" w:hAnsi="Times New Roman" w:cs="Times New Roman"/>
          <w:b/>
          <w:bCs/>
          <w:sz w:val="32"/>
          <w:szCs w:val="32"/>
          <w:u w:val="single"/>
        </w:rPr>
        <w:t>n</w:t>
      </w:r>
    </w:p>
    <w:p w:rsidR="00165DE6" w:rsidP="00165DE6" w:rsidRDefault="00F059AD" w14:paraId="7C741B44" w14:textId="25E2494A">
      <w:pPr>
        <w:jc w:val="both"/>
        <w:rPr>
          <w:rFonts w:ascii="Times New Roman" w:hAnsi="Times New Roman" w:cs="Times New Roman"/>
          <w:sz w:val="24"/>
          <w:szCs w:val="24"/>
        </w:rPr>
      </w:pPr>
      <w:r w:rsidRPr="00F059AD">
        <w:rPr>
          <w:rFonts w:ascii="Times New Roman" w:hAnsi="Times New Roman" w:cs="Times New Roman"/>
          <w:sz w:val="24"/>
          <w:szCs w:val="24"/>
        </w:rPr>
        <w:t>The main purpose behind this project</w:t>
      </w:r>
      <w:r>
        <w:rPr>
          <w:rFonts w:ascii="Times New Roman" w:hAnsi="Times New Roman" w:cs="Times New Roman"/>
          <w:sz w:val="24"/>
          <w:szCs w:val="24"/>
        </w:rPr>
        <w:t xml:space="preserve"> </w:t>
      </w:r>
      <w:r w:rsidRPr="00F059AD">
        <w:rPr>
          <w:rFonts w:ascii="Times New Roman" w:hAnsi="Times New Roman" w:cs="Times New Roman"/>
          <w:sz w:val="24"/>
          <w:szCs w:val="24"/>
        </w:rPr>
        <w:t>is</w:t>
      </w:r>
      <w:r w:rsidR="007F065D">
        <w:rPr>
          <w:rFonts w:ascii="Times New Roman" w:hAnsi="Times New Roman" w:cs="Times New Roman"/>
          <w:sz w:val="24"/>
          <w:szCs w:val="24"/>
        </w:rPr>
        <w:t xml:space="preserve"> developing a</w:t>
      </w:r>
      <w:r w:rsidR="006B3840">
        <w:rPr>
          <w:rFonts w:ascii="Times New Roman" w:hAnsi="Times New Roman" w:cs="Times New Roman"/>
          <w:sz w:val="24"/>
          <w:szCs w:val="24"/>
        </w:rPr>
        <w:t>n</w:t>
      </w:r>
      <w:r w:rsidR="007F065D">
        <w:rPr>
          <w:rFonts w:ascii="Times New Roman" w:hAnsi="Times New Roman" w:cs="Times New Roman"/>
          <w:sz w:val="24"/>
          <w:szCs w:val="24"/>
        </w:rPr>
        <w:t xml:space="preserve"> </w:t>
      </w:r>
      <w:r w:rsidR="006B3840">
        <w:rPr>
          <w:rFonts w:ascii="Times New Roman" w:hAnsi="Times New Roman" w:cs="Times New Roman"/>
          <w:sz w:val="24"/>
          <w:szCs w:val="24"/>
        </w:rPr>
        <w:t xml:space="preserve">Unmanned Surface Vehicle (USV) platform that can be used for multiple purpose </w:t>
      </w:r>
      <w:r w:rsidR="007F065D">
        <w:rPr>
          <w:rFonts w:ascii="Times New Roman" w:hAnsi="Times New Roman" w:cs="Times New Roman"/>
          <w:sz w:val="24"/>
          <w:szCs w:val="24"/>
        </w:rPr>
        <w:t>like – defense or surveillance and rescue etc.</w:t>
      </w:r>
      <w:r w:rsidR="00753091">
        <w:rPr>
          <w:rFonts w:ascii="Times New Roman" w:hAnsi="Times New Roman" w:cs="Times New Roman"/>
          <w:sz w:val="24"/>
          <w:szCs w:val="24"/>
        </w:rPr>
        <w:t xml:space="preserve"> </w:t>
      </w:r>
    </w:p>
    <w:p w:rsidR="00165DE6" w:rsidP="00165DE6" w:rsidRDefault="00165DE6" w14:paraId="761F4CAF" w14:textId="39A8EE28">
      <w:pPr>
        <w:jc w:val="both"/>
        <w:rPr>
          <w:rFonts w:ascii="Times New Roman" w:hAnsi="Times New Roman" w:cs="Times New Roman"/>
          <w:sz w:val="24"/>
          <w:szCs w:val="24"/>
        </w:rPr>
      </w:pPr>
      <w:r w:rsidRPr="00165DE6">
        <w:rPr>
          <w:rFonts w:ascii="Times New Roman" w:hAnsi="Times New Roman" w:cs="Times New Roman"/>
          <w:sz w:val="24"/>
          <w:szCs w:val="24"/>
        </w:rPr>
        <w:t>India’s long coastline presents a variety of security challenges including illegal landing of arms and explosives at isolated spots on the coast, infiltration/ex-filtration of anti-national elements, use of the sea and off shore islands for criminal activities, and smuggling of consumer and intermediate goods through sea routes. Absence of physical barriers on the coast and presence of vital industrial and defense installations near the coast also enhance the vulnerability of the coasts to illegal cross-border activities. In addition, the Indian Ocean Region is of strategic importance to India’s security. A substantial part of India’s external trade and energy supplies pass through this region. The security of India’s island territories, in particular, the Andaman and Nicobar Islands, remains an important priority. Drug trafficking, sea-piracy and other clandestine activities such as gun running are emerging as new challenges to security management in the Indian Ocean region.</w:t>
      </w:r>
      <w:r>
        <w:rPr>
          <w:rFonts w:ascii="Times New Roman" w:hAnsi="Times New Roman" w:cs="Times New Roman"/>
          <w:sz w:val="24"/>
          <w:szCs w:val="24"/>
        </w:rPr>
        <w:t xml:space="preserve"> </w:t>
      </w:r>
      <w:r w:rsidRPr="00165DE6">
        <w:rPr>
          <w:rFonts w:ascii="Times New Roman" w:hAnsi="Times New Roman" w:cs="Times New Roman"/>
          <w:sz w:val="24"/>
          <w:szCs w:val="24"/>
        </w:rPr>
        <w:t>FICCI believes that industry has the technological capability to implement border management solutions. The government could consider exploring integrated solutions provided by industry for strengthening coastal security of the country.</w:t>
      </w:r>
      <w:r>
        <w:rPr>
          <w:rFonts w:ascii="Times New Roman" w:hAnsi="Times New Roman" w:cs="Times New Roman"/>
          <w:sz w:val="24"/>
          <w:szCs w:val="24"/>
        </w:rPr>
        <w:t xml:space="preserve"> </w:t>
      </w:r>
      <w:r w:rsidRPr="00165DE6">
        <w:rPr>
          <w:rFonts w:ascii="Times New Roman" w:hAnsi="Times New Roman" w:cs="Times New Roman"/>
          <w:sz w:val="24"/>
          <w:szCs w:val="24"/>
        </w:rPr>
        <w:t xml:space="preserve">The FICCI-PwC report on ‘Smart border management: Indian coastal and maritime security’ highlights the initiatives being taken by the Central and state governments to strengthen coastal security measures in the country. The report also explores key </w:t>
      </w:r>
      <w:r w:rsidRPr="00165DE6">
        <w:rPr>
          <w:rFonts w:ascii="Times New Roman" w:hAnsi="Times New Roman" w:cs="Times New Roman"/>
          <w:sz w:val="24"/>
          <w:szCs w:val="24"/>
        </w:rPr>
        <w:t>challenges to coastal security and considers some of the international examples from countries like France, Japan, Russia, the UK and US, which could be relevant to designing coastal security strategies in India. I sincerely hope that this report will offer important and useful insights to the government, enforcement agencies and all other stakeholders</w:t>
      </w:r>
      <w:r>
        <w:rPr>
          <w:rFonts w:ascii="Times New Roman" w:hAnsi="Times New Roman" w:cs="Times New Roman"/>
          <w:sz w:val="24"/>
          <w:szCs w:val="24"/>
        </w:rPr>
        <w:t>.</w:t>
      </w:r>
    </w:p>
    <w:p w:rsidR="00165DE6" w:rsidP="00165DE6" w:rsidRDefault="00165DE6" w14:paraId="291C108E" w14:textId="684CDC5D">
      <w:pPr>
        <w:jc w:val="both"/>
        <w:rPr>
          <w:rFonts w:ascii="Times New Roman" w:hAnsi="Times New Roman" w:cs="Times New Roman"/>
          <w:sz w:val="24"/>
          <w:szCs w:val="24"/>
        </w:rPr>
      </w:pPr>
      <w:r w:rsidRPr="00165DE6">
        <w:rPr>
          <w:rFonts w:ascii="Times New Roman" w:hAnsi="Times New Roman" w:cs="Times New Roman"/>
          <w:sz w:val="24"/>
          <w:szCs w:val="24"/>
        </w:rPr>
        <w:t>Apart from maritime accidents, the development of criminal activities has been taking place, such as smuggling, transfer of criminals and terrorists and even slavery. The world community, led by the European Union (EU) Member States and Turkey, as the major refugee shelter countries, have provided a series of measures to suppress the negative consequences of the migrations and increase the e</w:t>
      </w:r>
      <w:r>
        <w:rPr>
          <w:rFonts w:ascii="Times New Roman" w:hAnsi="Times New Roman" w:cs="Times New Roman"/>
          <w:sz w:val="24"/>
          <w:szCs w:val="24"/>
        </w:rPr>
        <w:t>ffi</w:t>
      </w:r>
      <w:r w:rsidRPr="00165DE6">
        <w:rPr>
          <w:rFonts w:ascii="Times New Roman" w:hAnsi="Times New Roman" w:cs="Times New Roman"/>
          <w:sz w:val="24"/>
          <w:szCs w:val="24"/>
        </w:rPr>
        <w:t xml:space="preserve">ciency of life saving during the process. These measures include all the ships navigating in the Mediterranean Sea. While the Navy, Coastguard and Search and Rescue (SAR) specialized vessels are constantly present on the most frequent migration routes, often leading the SAR operations, merchant ships have a very important role as well. In cases where merchant ships are engaged in such rescue operations, the masters and crew members are exposed to a number of </w:t>
      </w:r>
      <w:proofErr w:type="gramStart"/>
      <w:r w:rsidRPr="00165DE6">
        <w:rPr>
          <w:rFonts w:ascii="Times New Roman" w:hAnsi="Times New Roman" w:cs="Times New Roman"/>
          <w:sz w:val="24"/>
          <w:szCs w:val="24"/>
        </w:rPr>
        <w:t>safety</w:t>
      </w:r>
      <w:proofErr w:type="gramEnd"/>
      <w:r w:rsidRPr="00165DE6">
        <w:rPr>
          <w:rFonts w:ascii="Times New Roman" w:hAnsi="Times New Roman" w:cs="Times New Roman"/>
          <w:sz w:val="24"/>
          <w:szCs w:val="24"/>
        </w:rPr>
        <w:t>, health and security related speci</w:t>
      </w:r>
      <w:r>
        <w:rPr>
          <w:rFonts w:ascii="Times New Roman" w:hAnsi="Times New Roman" w:cs="Times New Roman"/>
          <w:sz w:val="24"/>
          <w:szCs w:val="24"/>
        </w:rPr>
        <w:t>fi</w:t>
      </w:r>
      <w:r w:rsidRPr="00165DE6">
        <w:rPr>
          <w:rFonts w:ascii="Times New Roman" w:hAnsi="Times New Roman" w:cs="Times New Roman"/>
          <w:sz w:val="24"/>
          <w:szCs w:val="24"/>
        </w:rPr>
        <w:t>c threats, often with very limited experience, knowledge and resources for these situations</w:t>
      </w:r>
      <w:r>
        <w:rPr>
          <w:rFonts w:ascii="Times New Roman" w:hAnsi="Times New Roman" w:cs="Times New Roman"/>
          <w:sz w:val="24"/>
          <w:szCs w:val="24"/>
        </w:rPr>
        <w:t>.</w:t>
      </w:r>
    </w:p>
    <w:p w:rsidRPr="00165DE6" w:rsidR="00165DE6" w:rsidP="00165DE6" w:rsidRDefault="008B18E2" w14:paraId="67AED5B1" w14:textId="1A8FBD9B">
      <w:pPr>
        <w:jc w:val="both"/>
        <w:rPr>
          <w:rFonts w:ascii="Times New Roman" w:hAnsi="Times New Roman" w:cs="Times New Roman"/>
          <w:sz w:val="24"/>
          <w:szCs w:val="24"/>
        </w:rPr>
      </w:pPr>
      <w:r>
        <w:rPr>
          <w:rFonts w:ascii="Times New Roman" w:hAnsi="Times New Roman" w:cs="Times New Roman"/>
          <w:sz w:val="24"/>
          <w:szCs w:val="24"/>
        </w:rPr>
        <w:t xml:space="preserve">It is thus, very critical to perform search and rescue operations on sea and large water bodies. It requires extensive number of resources and time to locate humans in need of saving. In such cases such Unmanned Robots can help speed-up the Search and </w:t>
      </w:r>
      <w:r>
        <w:rPr>
          <w:rFonts w:ascii="Times New Roman" w:hAnsi="Times New Roman" w:cs="Times New Roman"/>
          <w:sz w:val="24"/>
          <w:szCs w:val="24"/>
        </w:rPr>
        <w:lastRenderedPageBreak/>
        <w:t>rescue process and also reduce the resource expenditure. This paper deals with the technical background details required for this project.</w:t>
      </w:r>
    </w:p>
    <w:p w:rsidRPr="008D0040" w:rsidR="007E521E" w:rsidP="008D0040" w:rsidRDefault="00485961" w14:paraId="1899C8FE" w14:textId="56BBA01E">
      <w:pPr>
        <w:pStyle w:val="ListParagraph"/>
        <w:numPr>
          <w:ilvl w:val="1"/>
          <w:numId w:val="4"/>
        </w:numPr>
        <w:jc w:val="both"/>
        <w:rPr>
          <w:rFonts w:ascii="Times New Roman" w:hAnsi="Times New Roman" w:cs="Times New Roman"/>
          <w:b/>
          <w:bCs/>
          <w:sz w:val="24"/>
          <w:szCs w:val="24"/>
        </w:rPr>
      </w:pPr>
      <w:r w:rsidRPr="008D0040">
        <w:rPr>
          <w:rFonts w:ascii="Times New Roman" w:hAnsi="Times New Roman" w:cs="Times New Roman"/>
          <w:b/>
          <w:bCs/>
          <w:sz w:val="24"/>
          <w:szCs w:val="24"/>
        </w:rPr>
        <w:t>Purpose of this project:</w:t>
      </w:r>
    </w:p>
    <w:p w:rsidR="007E521E" w:rsidP="007E521E" w:rsidRDefault="00485961" w14:paraId="37559E3A" w14:textId="5781C93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This project </w:t>
      </w:r>
      <w:r w:rsidR="008B18E2">
        <w:rPr>
          <w:rFonts w:ascii="Times New Roman" w:hAnsi="Times New Roman" w:cs="Times New Roman"/>
          <w:sz w:val="24"/>
          <w:szCs w:val="24"/>
        </w:rPr>
        <w:t>“</w:t>
      </w:r>
      <w:r w:rsidRPr="008B18E2" w:rsidR="008B18E2">
        <w:rPr>
          <w:rFonts w:ascii="Times New Roman" w:hAnsi="Times New Roman" w:cs="Times New Roman"/>
          <w:sz w:val="24"/>
          <w:szCs w:val="24"/>
        </w:rPr>
        <w:t>Multi-Purpose Unmanned Surface Vehicles for Surveillance and Rescue Operations</w:t>
      </w:r>
      <w:r w:rsidR="008B18E2">
        <w:rPr>
          <w:rFonts w:ascii="Times New Roman" w:hAnsi="Times New Roman" w:cs="Times New Roman"/>
          <w:sz w:val="24"/>
          <w:szCs w:val="24"/>
        </w:rPr>
        <w:t xml:space="preserve">” </w:t>
      </w:r>
      <w:r w:rsidR="008932DD">
        <w:rPr>
          <w:rFonts w:ascii="Times New Roman" w:hAnsi="Times New Roman" w:cs="Times New Roman"/>
          <w:sz w:val="24"/>
          <w:szCs w:val="24"/>
        </w:rPr>
        <w:t xml:space="preserve">using domain of Internet of Things (IoT) is used mainly in </w:t>
      </w:r>
      <w:r w:rsidR="008B18E2">
        <w:rPr>
          <w:rFonts w:ascii="Times New Roman" w:hAnsi="Times New Roman" w:cs="Times New Roman"/>
          <w:sz w:val="24"/>
          <w:szCs w:val="24"/>
        </w:rPr>
        <w:t xml:space="preserve">Defense and Rescue purpose. This will help provide better security and surveillance capabilities to our Sea borders and restrict unauthorized infiltration attempts. It may also be used to save lives in case of a natural disaster. </w:t>
      </w:r>
    </w:p>
    <w:p w:rsidR="00A6551F" w:rsidP="007E521E" w:rsidRDefault="00A6551F" w14:paraId="1C63EBF9" w14:textId="77777777">
      <w:pPr>
        <w:pStyle w:val="ListParagraph"/>
        <w:ind w:left="0"/>
        <w:jc w:val="both"/>
        <w:rPr>
          <w:rFonts w:ascii="Times New Roman" w:hAnsi="Times New Roman" w:cs="Times New Roman"/>
          <w:sz w:val="24"/>
          <w:szCs w:val="24"/>
        </w:rPr>
      </w:pPr>
    </w:p>
    <w:p w:rsidR="007E521E" w:rsidP="007E521E" w:rsidRDefault="006D7EE7" w14:paraId="6CF8C96E" w14:textId="06BCDB06">
      <w:pPr>
        <w:pStyle w:val="ListParagraph"/>
        <w:numPr>
          <w:ilvl w:val="0"/>
          <w:numId w:val="4"/>
        </w:numPr>
        <w:spacing w:after="0" w:line="240" w:lineRule="auto"/>
        <w:rPr>
          <w:rFonts w:ascii="Times New Roman" w:hAnsi="Times New Roman" w:eastAsia="Times New Roman" w:cs="Times New Roman"/>
          <w:b/>
          <w:bCs/>
          <w:sz w:val="24"/>
          <w:szCs w:val="24"/>
        </w:rPr>
      </w:pPr>
      <w:r w:rsidRPr="007E521E">
        <w:rPr>
          <w:rFonts w:ascii="Times New Roman" w:hAnsi="Times New Roman" w:eastAsia="Times New Roman" w:cs="Times New Roman"/>
          <w:b/>
          <w:bCs/>
          <w:sz w:val="24"/>
          <w:szCs w:val="24"/>
        </w:rPr>
        <w:t xml:space="preserve">Literature Survey </w:t>
      </w:r>
      <w:r>
        <w:rPr>
          <w:rFonts w:ascii="Times New Roman" w:hAnsi="Times New Roman" w:eastAsia="Times New Roman" w:cs="Times New Roman"/>
          <w:b/>
          <w:bCs/>
          <w:sz w:val="24"/>
          <w:szCs w:val="24"/>
        </w:rPr>
        <w:t>a</w:t>
      </w:r>
      <w:r w:rsidRPr="007E521E">
        <w:rPr>
          <w:rFonts w:ascii="Times New Roman" w:hAnsi="Times New Roman" w:eastAsia="Times New Roman" w:cs="Times New Roman"/>
          <w:b/>
          <w:bCs/>
          <w:sz w:val="24"/>
          <w:szCs w:val="24"/>
        </w:rPr>
        <w:t>nd Related</w:t>
      </w:r>
      <w:r>
        <w:rPr>
          <w:rFonts w:ascii="Times New Roman" w:hAnsi="Times New Roman" w:eastAsia="Times New Roman" w:cs="Times New Roman"/>
          <w:b/>
          <w:bCs/>
          <w:sz w:val="24"/>
          <w:szCs w:val="24"/>
        </w:rPr>
        <w:t xml:space="preserve"> W</w:t>
      </w:r>
      <w:r w:rsidRPr="007E521E">
        <w:rPr>
          <w:rFonts w:ascii="Times New Roman" w:hAnsi="Times New Roman" w:eastAsia="Times New Roman" w:cs="Times New Roman"/>
          <w:b/>
          <w:bCs/>
          <w:sz w:val="24"/>
          <w:szCs w:val="24"/>
        </w:rPr>
        <w:t xml:space="preserve">orks </w:t>
      </w:r>
    </w:p>
    <w:p w:rsidRPr="007E521E" w:rsidR="007E521E" w:rsidP="007E521E" w:rsidRDefault="007E521E" w14:paraId="035CEE84" w14:textId="77777777">
      <w:pPr>
        <w:pStyle w:val="ListParagraph"/>
        <w:spacing w:after="0" w:line="240" w:lineRule="auto"/>
        <w:rPr>
          <w:rFonts w:ascii="Times New Roman" w:hAnsi="Times New Roman" w:eastAsia="Times New Roman" w:cs="Times New Roman"/>
          <w:b/>
          <w:bCs/>
          <w:sz w:val="24"/>
          <w:szCs w:val="24"/>
        </w:rPr>
      </w:pPr>
    </w:p>
    <w:p w:rsidR="00CF21B8" w:rsidP="00CF21B8" w:rsidRDefault="007E521E" w14:paraId="29292FA9" w14:textId="1726AC4D">
      <w:pPr>
        <w:pStyle w:val="ListParagraph"/>
        <w:spacing w:line="240" w:lineRule="auto"/>
        <w:ind w:left="0"/>
        <w:rPr>
          <w:rFonts w:ascii="Times New Roman" w:hAnsi="Times New Roman" w:eastAsia="Times New Roman" w:cs="Times New Roman"/>
          <w:sz w:val="24"/>
          <w:szCs w:val="24"/>
        </w:rPr>
      </w:pPr>
      <w:r w:rsidRPr="007E521E">
        <w:rPr>
          <w:rFonts w:ascii="Times New Roman" w:hAnsi="Times New Roman" w:eastAsia="Times New Roman" w:cs="Times New Roman"/>
          <w:sz w:val="24"/>
          <w:szCs w:val="24"/>
        </w:rPr>
        <w:t xml:space="preserve">In the literature survey conducted, there are different approaches developed for </w:t>
      </w:r>
      <w:r w:rsidR="00CF21B8">
        <w:rPr>
          <w:rFonts w:ascii="Times New Roman" w:hAnsi="Times New Roman" w:eastAsia="Times New Roman" w:cs="Times New Roman"/>
          <w:sz w:val="24"/>
          <w:szCs w:val="24"/>
        </w:rPr>
        <w:t>Unmanned Surface Vehicle</w:t>
      </w:r>
      <w:r w:rsidRPr="007E521E">
        <w:rPr>
          <w:rFonts w:ascii="Times New Roman" w:hAnsi="Times New Roman" w:eastAsia="Times New Roman" w:cs="Times New Roman"/>
          <w:sz w:val="24"/>
          <w:szCs w:val="24"/>
        </w:rPr>
        <w:t xml:space="preserve">. For instance, in paper </w:t>
      </w:r>
      <w:r w:rsidRPr="00CF21B8" w:rsidR="00CF21B8">
        <w:rPr>
          <w:rFonts w:ascii="Times New Roman" w:hAnsi="Times New Roman" w:eastAsia="Times New Roman" w:cs="Times New Roman"/>
          <w:b/>
          <w:bCs/>
          <w:sz w:val="24"/>
          <w:szCs w:val="24"/>
        </w:rPr>
        <w:t>Unmanned Maritime Systems for Search and Rescue</w:t>
      </w:r>
      <w:r w:rsidR="00CF21B8">
        <w:rPr>
          <w:rFonts w:ascii="Times New Roman" w:hAnsi="Times New Roman" w:eastAsia="Times New Roman" w:cs="Times New Roman"/>
          <w:b/>
          <w:bCs/>
          <w:sz w:val="24"/>
          <w:szCs w:val="24"/>
        </w:rPr>
        <w:t xml:space="preserve"> </w:t>
      </w:r>
      <w:r w:rsidRPr="00CF21B8" w:rsidR="00CF21B8">
        <w:rPr>
          <w:rFonts w:ascii="Times New Roman" w:hAnsi="Times New Roman" w:eastAsia="Times New Roman" w:cs="Times New Roman"/>
          <w:sz w:val="24"/>
          <w:szCs w:val="24"/>
        </w:rPr>
        <w:t>deals with the development of maritime unmanned tools for search and rescue operations is not a trivial task. A great part of maritime unmanned systems developed did not target such</w:t>
      </w:r>
      <w:r w:rsidR="00CF21B8">
        <w:rPr>
          <w:rFonts w:ascii="Times New Roman" w:hAnsi="Times New Roman" w:eastAsia="Times New Roman" w:cs="Times New Roman"/>
          <w:sz w:val="24"/>
          <w:szCs w:val="24"/>
        </w:rPr>
        <w:t xml:space="preserve"> </w:t>
      </w:r>
      <w:r w:rsidRPr="00CF21B8" w:rsidR="00CF21B8">
        <w:rPr>
          <w:rFonts w:ascii="Times New Roman" w:hAnsi="Times New Roman" w:eastAsia="Times New Roman" w:cs="Times New Roman"/>
          <w:sz w:val="24"/>
          <w:szCs w:val="24"/>
        </w:rPr>
        <w:t>application, being more focused on environmental monitoring, surveillance or defense. In opposition to these applications, search and rescue operations need to take into account relevant issues such as the presence of people or other vessels on the water. Building upon user requirements and overall integrated components for assisted rescue and unmanned search operations (ICARUS) system architecture, this chapter addresses the development of unmanned maritime systems. It starts with an overview of the approach where a two‐tier solution was adopted to address safety issues and then proceeds to detail each of the developed technologies.</w:t>
      </w:r>
    </w:p>
    <w:p w:rsidR="00CF21B8" w:rsidP="00CF21B8" w:rsidRDefault="00CF21B8" w14:paraId="157C792B" w14:textId="634114B3">
      <w:pPr>
        <w:pStyle w:val="ListParagraph"/>
        <w:spacing w:line="240" w:lineRule="auto"/>
        <w:ind w:left="0"/>
        <w:rPr>
          <w:rFonts w:ascii="Times New Roman" w:hAnsi="Times New Roman" w:eastAsia="Times New Roman" w:cs="Times New Roman"/>
          <w:sz w:val="24"/>
          <w:szCs w:val="24"/>
        </w:rPr>
      </w:pPr>
    </w:p>
    <w:p w:rsidRPr="00CF21B8" w:rsidR="00CF21B8" w:rsidP="00CF21B8" w:rsidRDefault="00CF21B8" w14:paraId="52C40C11" w14:textId="28EA8991">
      <w:pPr>
        <w:pStyle w:val="ListParagraph"/>
        <w:spacing w:line="240" w:lineRule="auto"/>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Another such project - </w:t>
      </w:r>
      <w:r w:rsidRPr="00CF21B8">
        <w:rPr>
          <w:rFonts w:ascii="Times New Roman" w:hAnsi="Times New Roman" w:eastAsia="Times New Roman" w:cs="Times New Roman"/>
          <w:sz w:val="24"/>
          <w:szCs w:val="24"/>
        </w:rPr>
        <w:t>Remote Control Rescue Robotic Boat for Search Operation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The aim of this project was to </w:t>
      </w:r>
      <w:r w:rsidRPr="00CF21B8">
        <w:rPr>
          <w:rFonts w:ascii="Times New Roman" w:hAnsi="Times New Roman" w:eastAsia="Times New Roman" w:cs="Times New Roman"/>
          <w:sz w:val="24"/>
          <w:szCs w:val="24"/>
        </w:rPr>
        <w:t>design such a robotic boat which will help us to find those cars plans and other metal things which drowned in the river or in the sea or in the pound. We can control the robotic boat while sitting outside the sea or river. We can make it to move right, left, forward by controlling it through remote using visual basic the signal will be sent through transmitter and received by receiver. The direction of the boat will be changed through propellers with which motors are connected. In this boat we will install under water wireless camera, which will indicate us about the thing which are drowned under the water and it will tell us by switching on and off the desired light which will be used as an alarm, that where are our drowned things under the water. It will also help us in rescue work.</w:t>
      </w:r>
    </w:p>
    <w:p w:rsidR="00CF21B8" w:rsidP="00CF21B8" w:rsidRDefault="00CF21B8" w14:paraId="779E8163" w14:textId="77777777">
      <w:pPr>
        <w:pStyle w:val="ListParagraph"/>
        <w:spacing w:after="0" w:line="240" w:lineRule="auto"/>
        <w:ind w:left="0"/>
        <w:rPr>
          <w:rFonts w:ascii="Times New Roman" w:hAnsi="Times New Roman" w:eastAsia="Times New Roman" w:cs="Times New Roman"/>
          <w:sz w:val="24"/>
          <w:szCs w:val="24"/>
        </w:rPr>
      </w:pPr>
    </w:p>
    <w:p w:rsidR="006D7EE7" w:rsidP="008524CB" w:rsidRDefault="006D7EE7" w14:paraId="42907ABC" w14:textId="1F031C28">
      <w:pPr>
        <w:pStyle w:val="ListParagraph"/>
        <w:numPr>
          <w:ilvl w:val="0"/>
          <w:numId w:val="4"/>
        </w:numPr>
        <w:spacing w:after="0" w:line="240" w:lineRule="auto"/>
        <w:rPr>
          <w:rFonts w:ascii="Times New Roman" w:hAnsi="Times New Roman" w:cs="Times New Roman"/>
          <w:b/>
          <w:bCs/>
          <w:sz w:val="24"/>
          <w:szCs w:val="24"/>
        </w:rPr>
      </w:pPr>
      <w:r w:rsidRPr="006D7EE7">
        <w:rPr>
          <w:rFonts w:ascii="Times New Roman" w:hAnsi="Times New Roman" w:cs="Times New Roman"/>
          <w:b/>
          <w:bCs/>
          <w:sz w:val="24"/>
          <w:szCs w:val="24"/>
        </w:rPr>
        <w:t>Proposed System</w:t>
      </w:r>
    </w:p>
    <w:p w:rsidRPr="006D7EE7" w:rsidR="006D7EE7" w:rsidP="006D7EE7" w:rsidRDefault="006D7EE7" w14:paraId="08F50782" w14:textId="77777777">
      <w:pPr>
        <w:pStyle w:val="ListParagraph"/>
        <w:jc w:val="both"/>
        <w:rPr>
          <w:rFonts w:ascii="Times New Roman" w:hAnsi="Times New Roman" w:cs="Times New Roman"/>
          <w:b/>
          <w:bCs/>
          <w:sz w:val="24"/>
          <w:szCs w:val="24"/>
        </w:rPr>
      </w:pPr>
    </w:p>
    <w:p w:rsidR="007C3DB3" w:rsidP="006D7EE7" w:rsidRDefault="00CF21B8" w14:paraId="218409D0" w14:textId="77777777">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design of this Unmanned Surface Vehicle resembles that of a Speed Boat. This design provides stability and speed at the same time. The boat h</w:t>
      </w:r>
      <w:r w:rsidR="007C3DB3">
        <w:rPr>
          <w:rFonts w:ascii="Times New Roman" w:hAnsi="Times New Roman" w:cs="Times New Roman"/>
          <w:sz w:val="24"/>
          <w:szCs w:val="24"/>
        </w:rPr>
        <w:t xml:space="preserve">as a high-power DC motor coupled with a propeller to provide thrust. The direction of this thrust vector is controlled by a rudder assembly developed with aluminum profile and 3D-Printed hinges. The rudder is rotated at a specific angle based on the signals provided by the main microcontroller board with the help of a servo motor. This two together are responsible for the movement of the USV, and the control system is developed with the help of ESP8266 NodeMCU 12E microcontroller board that features an onboard Wi-Fi Chip. The power system of this USV consists of a pack of Li-Ion batteries in form of 18650 cells to power the motor. There is also an array of solar panels responsible for charging the batteries and provide long duration. </w:t>
      </w:r>
    </w:p>
    <w:p w:rsidR="00563ED6" w:rsidP="006D7EE7" w:rsidRDefault="007C3DB3" w14:paraId="7F0622AF" w14:textId="5591167F">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Other features like GPS tracking and Ultrasonic Radar system can also be implemented. A night</w:t>
      </w:r>
      <w:r w:rsidR="005753EA">
        <w:rPr>
          <w:rFonts w:ascii="Times New Roman" w:hAnsi="Times New Roman" w:cs="Times New Roman"/>
          <w:sz w:val="24"/>
          <w:szCs w:val="24"/>
        </w:rPr>
        <w:t>-</w:t>
      </w:r>
      <w:r>
        <w:rPr>
          <w:rFonts w:ascii="Times New Roman" w:hAnsi="Times New Roman" w:cs="Times New Roman"/>
          <w:sz w:val="24"/>
          <w:szCs w:val="24"/>
        </w:rPr>
        <w:t xml:space="preserve">vision camera can be mounted on top of the USV for live video feedback and </w:t>
      </w:r>
      <w:r w:rsidR="005753EA">
        <w:rPr>
          <w:rFonts w:ascii="Times New Roman" w:hAnsi="Times New Roman" w:cs="Times New Roman"/>
          <w:sz w:val="24"/>
          <w:szCs w:val="24"/>
        </w:rPr>
        <w:t>assisted help in Search and Rescue operations.</w:t>
      </w:r>
      <w:r>
        <w:rPr>
          <w:rFonts w:ascii="Times New Roman" w:hAnsi="Times New Roman" w:cs="Times New Roman"/>
          <w:sz w:val="24"/>
          <w:szCs w:val="24"/>
        </w:rPr>
        <w:t xml:space="preserve"> </w:t>
      </w:r>
      <w:r w:rsidR="005753EA">
        <w:rPr>
          <w:rFonts w:ascii="Times New Roman" w:hAnsi="Times New Roman" w:cs="Times New Roman"/>
          <w:sz w:val="24"/>
          <w:szCs w:val="24"/>
        </w:rPr>
        <w:t>Although these features are not our primary objective but we plan on implementing them later in the course of this project.</w:t>
      </w:r>
    </w:p>
    <w:p w:rsidR="002529DB" w:rsidP="006D7EE7" w:rsidRDefault="002529DB" w14:paraId="54CBC49F" w14:textId="2842F815">
      <w:pPr>
        <w:pStyle w:val="ListParagraph"/>
        <w:ind w:left="0"/>
        <w:jc w:val="both"/>
        <w:rPr>
          <w:rFonts w:ascii="Times New Roman" w:hAnsi="Times New Roman" w:cs="Times New Roman"/>
          <w:sz w:val="24"/>
          <w:szCs w:val="24"/>
        </w:rPr>
      </w:pPr>
    </w:p>
    <w:p w:rsidR="002529DB" w:rsidP="006D7EE7" w:rsidRDefault="002529DB" w14:paraId="2C33FBD2" w14:textId="615077FC">
      <w:pPr>
        <w:pStyle w:val="ListParagraph"/>
        <w:ind w:left="0"/>
        <w:jc w:val="both"/>
        <w:rPr>
          <w:rFonts w:ascii="Times New Roman" w:hAnsi="Times New Roman" w:cs="Times New Roman"/>
          <w:sz w:val="24"/>
          <w:szCs w:val="24"/>
        </w:rPr>
      </w:pPr>
    </w:p>
    <w:p w:rsidR="002529DB" w:rsidP="006D7EE7" w:rsidRDefault="002529DB" w14:paraId="6717F070" w14:textId="1C6FD620">
      <w:pPr>
        <w:pStyle w:val="ListParagraph"/>
        <w:ind w:left="0"/>
        <w:jc w:val="both"/>
        <w:rPr>
          <w:rFonts w:ascii="Times New Roman" w:hAnsi="Times New Roman" w:cs="Times New Roman"/>
          <w:sz w:val="24"/>
          <w:szCs w:val="24"/>
        </w:rPr>
      </w:pPr>
    </w:p>
    <w:p w:rsidR="002529DB" w:rsidP="006D7EE7" w:rsidRDefault="002529DB" w14:paraId="09765083" w14:textId="1AFB5EA0">
      <w:pPr>
        <w:pStyle w:val="ListParagraph"/>
        <w:ind w:left="0"/>
        <w:jc w:val="both"/>
        <w:rPr>
          <w:rFonts w:ascii="Times New Roman" w:hAnsi="Times New Roman" w:cs="Times New Roman"/>
          <w:sz w:val="24"/>
          <w:szCs w:val="24"/>
        </w:rPr>
      </w:pPr>
    </w:p>
    <w:p w:rsidR="002529DB" w:rsidP="006D7EE7" w:rsidRDefault="002529DB" w14:paraId="3869D9F8" w14:textId="4FDBE1A0">
      <w:pPr>
        <w:pStyle w:val="ListParagraph"/>
        <w:ind w:left="0"/>
        <w:jc w:val="both"/>
        <w:rPr>
          <w:rFonts w:ascii="Times New Roman" w:hAnsi="Times New Roman" w:cs="Times New Roman"/>
          <w:sz w:val="24"/>
          <w:szCs w:val="24"/>
        </w:rPr>
      </w:pPr>
    </w:p>
    <w:p w:rsidR="002529DB" w:rsidP="006D7EE7" w:rsidRDefault="002529DB" w14:paraId="416B8B7F" w14:textId="55D34ED8">
      <w:pPr>
        <w:pStyle w:val="ListParagraph"/>
        <w:ind w:left="0"/>
        <w:jc w:val="both"/>
        <w:rPr>
          <w:rFonts w:ascii="Times New Roman" w:hAnsi="Times New Roman" w:cs="Times New Roman"/>
          <w:sz w:val="24"/>
          <w:szCs w:val="24"/>
        </w:rPr>
      </w:pPr>
    </w:p>
    <w:p w:rsidR="002529DB" w:rsidP="006D7EE7" w:rsidRDefault="002529DB" w14:paraId="268487CA" w14:textId="455A299F">
      <w:pPr>
        <w:pStyle w:val="ListParagraph"/>
        <w:ind w:left="0"/>
        <w:jc w:val="both"/>
        <w:rPr>
          <w:rFonts w:ascii="Times New Roman" w:hAnsi="Times New Roman" w:cs="Times New Roman"/>
          <w:sz w:val="24"/>
          <w:szCs w:val="24"/>
        </w:rPr>
      </w:pPr>
    </w:p>
    <w:p w:rsidR="002529DB" w:rsidP="006D7EE7" w:rsidRDefault="002529DB" w14:paraId="2EFB9F6A" w14:textId="061F7982">
      <w:pPr>
        <w:pStyle w:val="ListParagraph"/>
        <w:ind w:left="0"/>
        <w:jc w:val="both"/>
        <w:rPr>
          <w:rFonts w:ascii="Times New Roman" w:hAnsi="Times New Roman" w:cs="Times New Roman"/>
          <w:sz w:val="24"/>
          <w:szCs w:val="24"/>
        </w:rPr>
      </w:pPr>
    </w:p>
    <w:p w:rsidR="002529DB" w:rsidP="006D7EE7" w:rsidRDefault="002529DB" w14:paraId="4A00ADBD" w14:textId="089B6B0D">
      <w:pPr>
        <w:pStyle w:val="ListParagraph"/>
        <w:ind w:left="0"/>
        <w:jc w:val="both"/>
        <w:rPr>
          <w:rFonts w:ascii="Times New Roman" w:hAnsi="Times New Roman" w:cs="Times New Roman"/>
          <w:sz w:val="24"/>
          <w:szCs w:val="24"/>
        </w:rPr>
      </w:pPr>
    </w:p>
    <w:p w:rsidR="001B29E4" w:rsidP="006D7EE7" w:rsidRDefault="001B29E4" w14:paraId="67F7D178" w14:textId="292BD82A">
      <w:pPr>
        <w:pStyle w:val="ListParagraph"/>
        <w:ind w:left="0"/>
        <w:jc w:val="both"/>
        <w:rPr>
          <w:rFonts w:ascii="Times New Roman" w:hAnsi="Times New Roman" w:cs="Times New Roman"/>
          <w:sz w:val="24"/>
          <w:szCs w:val="24"/>
        </w:rPr>
      </w:pPr>
    </w:p>
    <w:p w:rsidR="001B29E4" w:rsidP="176AA419" w:rsidRDefault="001B29E4" w14:paraId="7007E2F3" w14:textId="4BEEA606">
      <w:pPr>
        <w:jc w:val="both"/>
        <w:rPr>
          <w:rFonts w:ascii="Times New Roman" w:hAnsi="Times New Roman" w:cs="Times New Roman"/>
          <w:sz w:val="24"/>
          <w:szCs w:val="24"/>
        </w:rPr>
        <w:sectPr w:rsidR="001B29E4" w:rsidSect="00F059AD">
          <w:type w:val="continuous"/>
          <w:pgSz w:w="12240" w:h="15840" w:orient="portrait"/>
          <w:pgMar w:top="1440" w:right="1440" w:bottom="1440" w:left="1440" w:header="720" w:footer="720" w:gutter="0"/>
          <w:cols w:space="720" w:num="2"/>
          <w:docGrid w:linePitch="360"/>
        </w:sectPr>
      </w:pPr>
    </w:p>
    <w:p w:rsidRPr="00563ED6" w:rsidR="006D7EE7" w:rsidP="00563ED6" w:rsidRDefault="176AA419" w14:paraId="209157F7" w14:textId="531E27D9">
      <w:pPr>
        <w:pStyle w:val="ListParagraph"/>
        <w:numPr>
          <w:ilvl w:val="0"/>
          <w:numId w:val="4"/>
        </w:numPr>
        <w:jc w:val="both"/>
        <w:rPr>
          <w:rFonts w:ascii="Times New Roman" w:hAnsi="Times New Roman" w:cs="Times New Roman"/>
          <w:b/>
          <w:bCs/>
          <w:sz w:val="24"/>
          <w:szCs w:val="24"/>
        </w:rPr>
      </w:pPr>
      <w:r w:rsidRPr="176AA419">
        <w:rPr>
          <w:rFonts w:ascii="Times New Roman" w:hAnsi="Times New Roman" w:cs="Times New Roman"/>
          <w:b/>
          <w:bCs/>
          <w:sz w:val="24"/>
          <w:szCs w:val="24"/>
        </w:rPr>
        <w:t>Block Diagram</w:t>
      </w:r>
    </w:p>
    <w:p w:rsidRPr="006D7EE7" w:rsidR="006D7EE7" w:rsidP="006D7EE7" w:rsidRDefault="006D7EE7" w14:paraId="36193333" w14:textId="0346B27B">
      <w:pPr>
        <w:pStyle w:val="ListParagraph"/>
        <w:ind w:left="0"/>
        <w:jc w:val="both"/>
        <w:rPr>
          <w:rFonts w:ascii="Times New Roman" w:hAnsi="Times New Roman" w:cs="Times New Roman"/>
          <w:b/>
          <w:bCs/>
          <w:sz w:val="24"/>
          <w:szCs w:val="24"/>
        </w:rPr>
      </w:pPr>
    </w:p>
    <w:p w:rsidR="006D7EE7" w:rsidP="005753EA" w:rsidRDefault="004E4675" w14:paraId="3242E089" w14:textId="48E66501">
      <w:pPr>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9BDA7C3" wp14:editId="4F57B19F">
                <wp:simplePos x="0" y="0"/>
                <wp:positionH relativeFrom="column">
                  <wp:posOffset>2742774</wp:posOffset>
                </wp:positionH>
                <wp:positionV relativeFrom="paragraph">
                  <wp:posOffset>3185606</wp:posOffset>
                </wp:positionV>
                <wp:extent cx="1341455" cy="271305"/>
                <wp:effectExtent l="0" t="0" r="11430" b="14605"/>
                <wp:wrapNone/>
                <wp:docPr id="71" name="Text Box 71"/>
                <wp:cNvGraphicFramePr/>
                <a:graphic xmlns:a="http://schemas.openxmlformats.org/drawingml/2006/main">
                  <a:graphicData uri="http://schemas.microsoft.com/office/word/2010/wordprocessingShape">
                    <wps:wsp>
                      <wps:cNvSpPr txBox="1"/>
                      <wps:spPr>
                        <a:xfrm>
                          <a:off x="0" y="0"/>
                          <a:ext cx="1341455" cy="271305"/>
                        </a:xfrm>
                        <a:prstGeom prst="rect">
                          <a:avLst/>
                        </a:prstGeom>
                        <a:solidFill>
                          <a:schemeClr val="lt1"/>
                        </a:solidFill>
                        <a:ln w="6350">
                          <a:solidFill>
                            <a:prstClr val="black"/>
                          </a:solidFill>
                        </a:ln>
                      </wps:spPr>
                      <wps:txbx>
                        <w:txbxContent>
                          <w:p w:rsidR="00A61B59" w:rsidRDefault="00A61B59" w14:paraId="3ABBF47B" w14:textId="6763AC61">
                            <w:r>
                              <w:t xml:space="preserve">Fig 1: Block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863DD22">
              <v:shapetype id="_x0000_t202" coordsize="21600,21600" o:spt="202" path="m,l,21600r21600,l21600,xe" w14:anchorId="49BDA7C3">
                <v:stroke joinstyle="miter"/>
                <v:path gradientshapeok="t" o:connecttype="rect"/>
              </v:shapetype>
              <v:shape id="Text Box 71" style="position:absolute;left:0;text-align:left;margin-left:215.95pt;margin-top:250.85pt;width:105.65pt;height:2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">
                <v:textbox>
                  <w:txbxContent>
                    <w:p w:rsidR="00A61B59" w:rsidRDefault="00A61B59" w14:paraId="1DD32B54" w14:textId="6763AC61">
                      <w:r>
                        <w:t xml:space="preserve">Fig 1: Block Diagram </w:t>
                      </w:r>
                    </w:p>
                  </w:txbxContent>
                </v:textbox>
              </v:shape>
            </w:pict>
          </mc:Fallback>
        </mc:AlternateContent>
      </w:r>
      <w:r w:rsidR="005753EA">
        <w:rPr>
          <w:rFonts w:ascii="Times New Roman" w:hAnsi="Times New Roman" w:cs="Times New Roman"/>
          <w:noProof/>
          <w:sz w:val="24"/>
          <w:szCs w:val="24"/>
        </w:rPr>
        <w:drawing>
          <wp:inline distT="0" distB="0" distL="0" distR="0" wp14:anchorId="3F57BCCE" wp14:editId="3F5134CF">
            <wp:extent cx="5800725" cy="342837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814071" cy="3436265"/>
                    </a:xfrm>
                    <a:prstGeom prst="rect">
                      <a:avLst/>
                    </a:prstGeom>
                  </pic:spPr>
                </pic:pic>
              </a:graphicData>
            </a:graphic>
          </wp:inline>
        </w:drawing>
      </w:r>
    </w:p>
    <w:p w:rsidR="00485961" w:rsidP="00F059AD" w:rsidRDefault="00485961" w14:paraId="2C8C4DE3" w14:textId="7C08CE18">
      <w:pPr>
        <w:jc w:val="both"/>
        <w:rPr>
          <w:rFonts w:ascii="Times New Roman" w:hAnsi="Times New Roman" w:cs="Times New Roman"/>
          <w:sz w:val="24"/>
          <w:szCs w:val="24"/>
        </w:rPr>
      </w:pPr>
    </w:p>
    <w:p w:rsidR="00485961" w:rsidP="00F059AD" w:rsidRDefault="00485961" w14:paraId="6F659BEA" w14:textId="062EC7A3">
      <w:pPr>
        <w:jc w:val="both"/>
        <w:rPr>
          <w:rFonts w:ascii="Times New Roman" w:hAnsi="Times New Roman" w:cs="Times New Roman"/>
          <w:sz w:val="24"/>
          <w:szCs w:val="24"/>
        </w:rPr>
      </w:pPr>
    </w:p>
    <w:p w:rsidR="005753EA" w:rsidP="00F059AD" w:rsidRDefault="005753EA" w14:paraId="74A29844" w14:textId="77777777">
      <w:pPr>
        <w:jc w:val="both"/>
        <w:rPr>
          <w:rFonts w:ascii="Times New Roman" w:hAnsi="Times New Roman" w:cs="Times New Roman"/>
          <w:sz w:val="24"/>
          <w:szCs w:val="24"/>
        </w:rPr>
      </w:pPr>
    </w:p>
    <w:p w:rsidR="001B29E4" w:rsidP="00F059AD" w:rsidRDefault="001B29E4" w14:paraId="21ABB683" w14:textId="6AC7B2DB">
      <w:pPr>
        <w:jc w:val="both"/>
        <w:rPr>
          <w:rFonts w:ascii="Times New Roman" w:hAnsi="Times New Roman" w:cs="Times New Roman"/>
          <w:sz w:val="24"/>
          <w:szCs w:val="24"/>
        </w:rPr>
      </w:pPr>
    </w:p>
    <w:p w:rsidR="008D0040" w:rsidP="00F059AD" w:rsidRDefault="008D0040" w14:paraId="0A255A1F" w14:textId="55FF13BA">
      <w:pPr>
        <w:jc w:val="both"/>
        <w:rPr>
          <w:rFonts w:ascii="Times New Roman" w:hAnsi="Times New Roman" w:cs="Times New Roman"/>
          <w:sz w:val="24"/>
          <w:szCs w:val="24"/>
        </w:rPr>
      </w:pPr>
    </w:p>
    <w:p w:rsidR="008D0040" w:rsidP="00F059AD" w:rsidRDefault="008D0040" w14:paraId="35A4B6D0" w14:textId="0B062727">
      <w:pPr>
        <w:jc w:val="both"/>
        <w:rPr>
          <w:rFonts w:ascii="Times New Roman" w:hAnsi="Times New Roman" w:cs="Times New Roman"/>
          <w:sz w:val="24"/>
          <w:szCs w:val="24"/>
        </w:rPr>
      </w:pPr>
    </w:p>
    <w:p w:rsidR="008D0040" w:rsidP="00F059AD" w:rsidRDefault="008D0040" w14:paraId="0618B1A1" w14:textId="7C631246">
      <w:pPr>
        <w:jc w:val="both"/>
        <w:rPr>
          <w:rFonts w:ascii="Times New Roman" w:hAnsi="Times New Roman" w:cs="Times New Roman"/>
          <w:sz w:val="24"/>
          <w:szCs w:val="24"/>
        </w:rPr>
      </w:pPr>
    </w:p>
    <w:p w:rsidR="008D0040" w:rsidP="00F059AD" w:rsidRDefault="008D0040" w14:paraId="7FC10EBF" w14:textId="77777777">
      <w:pPr>
        <w:jc w:val="both"/>
        <w:rPr>
          <w:rFonts w:ascii="Times New Roman" w:hAnsi="Times New Roman" w:cs="Times New Roman"/>
          <w:sz w:val="24"/>
          <w:szCs w:val="24"/>
        </w:rPr>
      </w:pPr>
    </w:p>
    <w:p w:rsidR="002529DB" w:rsidP="002529DB" w:rsidRDefault="176AA419" w14:paraId="1C5930C9" w14:textId="43E3F65B">
      <w:pPr>
        <w:pStyle w:val="ListParagraph"/>
        <w:numPr>
          <w:ilvl w:val="0"/>
          <w:numId w:val="4"/>
        </w:numPr>
        <w:jc w:val="both"/>
        <w:rPr>
          <w:rFonts w:ascii="Times New Roman" w:hAnsi="Times New Roman" w:cs="Times New Roman"/>
          <w:b/>
          <w:bCs/>
          <w:sz w:val="24"/>
          <w:szCs w:val="24"/>
        </w:rPr>
      </w:pPr>
      <w:r w:rsidRPr="176AA419">
        <w:rPr>
          <w:rFonts w:ascii="Times New Roman" w:hAnsi="Times New Roman" w:cs="Times New Roman"/>
          <w:b/>
          <w:bCs/>
          <w:sz w:val="24"/>
          <w:szCs w:val="24"/>
        </w:rPr>
        <w:lastRenderedPageBreak/>
        <w:t>Flow Chart</w:t>
      </w:r>
    </w:p>
    <w:p w:rsidR="00D22265" w:rsidP="00D22265" w:rsidRDefault="00D22265" w14:paraId="342A2C48" w14:textId="2A5D9873">
      <w:pPr>
        <w:pStyle w:val="ListParagraph"/>
        <w:jc w:val="both"/>
        <w:rPr>
          <w:rFonts w:ascii="Times New Roman" w:hAnsi="Times New Roman" w:cs="Times New Roman"/>
          <w:b/>
          <w:bCs/>
          <w:sz w:val="24"/>
          <w:szCs w:val="24"/>
        </w:rPr>
      </w:pPr>
    </w:p>
    <w:p w:rsidR="001B29E4" w:rsidP="006B3840" w:rsidRDefault="006B3840" w14:paraId="02FCD01C" w14:textId="21CACCBB">
      <w:pPr>
        <w:pStyle w:val="ListParagraph"/>
        <w:ind w:left="0"/>
        <w:jc w:val="both"/>
        <w:rPr>
          <w:rFonts w:ascii="Times New Roman" w:hAnsi="Times New Roman" w:cs="Times New Roman"/>
          <w:b/>
          <w:bCs/>
          <w:sz w:val="24"/>
          <w:szCs w:val="24"/>
        </w:rPr>
      </w:pPr>
      <w:r>
        <w:drawing>
          <wp:inline wp14:editId="0EF4ABCF" wp14:anchorId="1B1CE2DD">
            <wp:extent cx="5943600" cy="7500622"/>
            <wp:effectExtent l="0" t="0" r="0" b="5080"/>
            <wp:docPr id="7" name="Picture 7" title=""/>
            <wp:cNvGraphicFramePr>
              <a:graphicFrameLocks noChangeAspect="1"/>
            </wp:cNvGraphicFramePr>
            <a:graphic>
              <a:graphicData uri="http://schemas.openxmlformats.org/drawingml/2006/picture">
                <pic:pic>
                  <pic:nvPicPr>
                    <pic:cNvPr id="0" name="Picture 7"/>
                    <pic:cNvPicPr/>
                  </pic:nvPicPr>
                  <pic:blipFill>
                    <a:blip r:embed="R2fab111f45e740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500622"/>
                    </a:xfrm>
                    <a:prstGeom prst="rect">
                      <a:avLst/>
                    </a:prstGeom>
                  </pic:spPr>
                </pic:pic>
              </a:graphicData>
            </a:graphic>
          </wp:inline>
        </w:drawing>
      </w:r>
    </w:p>
    <w:p w:rsidR="001B29E4" w:rsidP="00D22265" w:rsidRDefault="004E4675" w14:paraId="796588B1" w14:textId="11806876">
      <w:pPr>
        <w:pStyle w:val="ListParagraph"/>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90E9B48" wp14:editId="5874E27C">
                <wp:simplePos x="0" y="0"/>
                <wp:positionH relativeFrom="margin">
                  <wp:align>center</wp:align>
                </wp:positionH>
                <wp:positionV relativeFrom="paragraph">
                  <wp:posOffset>19517</wp:posOffset>
                </wp:positionV>
                <wp:extent cx="944545" cy="221064"/>
                <wp:effectExtent l="0" t="0" r="27305" b="26670"/>
                <wp:wrapNone/>
                <wp:docPr id="72" name="Text Box 72"/>
                <wp:cNvGraphicFramePr/>
                <a:graphic xmlns:a="http://schemas.openxmlformats.org/drawingml/2006/main">
                  <a:graphicData uri="http://schemas.microsoft.com/office/word/2010/wordprocessingShape">
                    <wps:wsp>
                      <wps:cNvSpPr txBox="1"/>
                      <wps:spPr>
                        <a:xfrm>
                          <a:off x="0" y="0"/>
                          <a:ext cx="944545" cy="221064"/>
                        </a:xfrm>
                        <a:prstGeom prst="rect">
                          <a:avLst/>
                        </a:prstGeom>
                        <a:solidFill>
                          <a:schemeClr val="lt1"/>
                        </a:solidFill>
                        <a:ln w="6350">
                          <a:solidFill>
                            <a:prstClr val="black"/>
                          </a:solidFill>
                        </a:ln>
                      </wps:spPr>
                      <wps:txbx>
                        <w:txbxContent>
                          <w:p w:rsidRPr="00863A72" w:rsidR="00A61B59" w:rsidP="004E4675" w:rsidRDefault="00A61B59" w14:paraId="0C3929FE" w14:textId="72D059A3">
                            <w:pPr>
                              <w:rPr>
                                <w:sz w:val="16"/>
                                <w:szCs w:val="16"/>
                              </w:rPr>
                            </w:pPr>
                            <w:r w:rsidRPr="00863A72">
                              <w:rPr>
                                <w:sz w:val="16"/>
                                <w:szCs w:val="16"/>
                              </w:rPr>
                              <w:t xml:space="preserve">Fig </w:t>
                            </w:r>
                            <w:r>
                              <w:rPr>
                                <w:sz w:val="16"/>
                                <w:szCs w:val="16"/>
                              </w:rPr>
                              <w:t>2</w:t>
                            </w:r>
                            <w:r w:rsidRPr="00863A72">
                              <w:rPr>
                                <w:sz w:val="16"/>
                                <w:szCs w:val="16"/>
                              </w:rPr>
                              <w:t xml:space="preserve">- </w:t>
                            </w:r>
                            <w:r>
                              <w:rPr>
                                <w:sz w:val="16"/>
                                <w:szCs w:val="16"/>
                              </w:rPr>
                              <w:t>Flow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36A9731">
              <v:shape id="Text Box 72" style="position:absolute;left:0;text-align:left;margin-left:0;margin-top:1.55pt;width:74.35pt;height:17.4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" w14:anchorId="690E9B48">
                <v:textbox>
                  <w:txbxContent>
                    <w:p w:rsidRPr="00863A72" w:rsidR="00A61B59" w:rsidP="004E4675" w:rsidRDefault="00A61B59" w14:paraId="309FC4F5" w14:textId="72D059A3">
                      <w:pPr>
                        <w:rPr>
                          <w:sz w:val="16"/>
                          <w:szCs w:val="16"/>
                        </w:rPr>
                      </w:pPr>
                      <w:r w:rsidRPr="00863A72">
                        <w:rPr>
                          <w:sz w:val="16"/>
                          <w:szCs w:val="16"/>
                        </w:rPr>
                        <w:t xml:space="preserve">Fig </w:t>
                      </w:r>
                      <w:r>
                        <w:rPr>
                          <w:sz w:val="16"/>
                          <w:szCs w:val="16"/>
                        </w:rPr>
                        <w:t>2</w:t>
                      </w:r>
                      <w:r w:rsidRPr="00863A72">
                        <w:rPr>
                          <w:sz w:val="16"/>
                          <w:szCs w:val="16"/>
                        </w:rPr>
                        <w:t xml:space="preserve">- </w:t>
                      </w:r>
                      <w:r>
                        <w:rPr>
                          <w:sz w:val="16"/>
                          <w:szCs w:val="16"/>
                        </w:rPr>
                        <w:t>Flow Chart</w:t>
                      </w:r>
                    </w:p>
                  </w:txbxContent>
                </v:textbox>
                <w10:wrap anchorx="margin"/>
              </v:shape>
            </w:pict>
          </mc:Fallback>
        </mc:AlternateContent>
      </w:r>
    </w:p>
    <w:p w:rsidR="001B29E4" w:rsidP="00D22265" w:rsidRDefault="001B29E4" w14:paraId="36387E30" w14:textId="575C7850">
      <w:pPr>
        <w:pStyle w:val="ListParagraph"/>
        <w:jc w:val="both"/>
        <w:rPr>
          <w:rFonts w:ascii="Times New Roman" w:hAnsi="Times New Roman" w:cs="Times New Roman"/>
          <w:b/>
          <w:bCs/>
          <w:sz w:val="24"/>
          <w:szCs w:val="24"/>
        </w:rPr>
        <w:sectPr w:rsidR="001B29E4" w:rsidSect="001B29E4">
          <w:type w:val="continuous"/>
          <w:pgSz w:w="12240" w:h="15840" w:orient="portrait"/>
          <w:pgMar w:top="1440" w:right="1440" w:bottom="1440" w:left="1440" w:header="720" w:footer="720" w:gutter="0"/>
          <w:cols w:space="720"/>
          <w:docGrid w:linePitch="360"/>
        </w:sectPr>
      </w:pPr>
    </w:p>
    <w:p w:rsidR="001B29E4" w:rsidP="001B29E4" w:rsidRDefault="176AA419" w14:paraId="343F5E04" w14:textId="50F1B96B">
      <w:pPr>
        <w:pStyle w:val="ListParagraph"/>
        <w:numPr>
          <w:ilvl w:val="0"/>
          <w:numId w:val="4"/>
        </w:numPr>
        <w:rPr>
          <w:rFonts w:ascii="Times New Roman" w:hAnsi="Times New Roman" w:cs="Times New Roman"/>
          <w:b/>
          <w:bCs/>
          <w:sz w:val="24"/>
          <w:szCs w:val="24"/>
        </w:rPr>
      </w:pPr>
      <w:r w:rsidRPr="176AA419">
        <w:rPr>
          <w:rFonts w:ascii="Times New Roman" w:hAnsi="Times New Roman" w:cs="Times New Roman"/>
          <w:b/>
          <w:bCs/>
          <w:sz w:val="24"/>
          <w:szCs w:val="24"/>
        </w:rPr>
        <w:lastRenderedPageBreak/>
        <w:t>Hardware Description</w:t>
      </w:r>
    </w:p>
    <w:p w:rsidR="00863A72" w:rsidP="00863A72" w:rsidRDefault="00863A72" w14:paraId="64631024" w14:textId="77777777">
      <w:pPr>
        <w:pStyle w:val="ListParagraph"/>
        <w:rPr>
          <w:rFonts w:ascii="Times New Roman" w:hAnsi="Times New Roman" w:cs="Times New Roman"/>
          <w:b/>
          <w:bCs/>
          <w:sz w:val="24"/>
          <w:szCs w:val="24"/>
        </w:rPr>
      </w:pPr>
    </w:p>
    <w:p w:rsidR="001B29E4" w:rsidP="001B29E4" w:rsidRDefault="001B29E4" w14:paraId="25492207" w14:textId="43389E3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hardware components of this </w:t>
      </w:r>
      <w:r w:rsidR="006B3840">
        <w:rPr>
          <w:rFonts w:ascii="Times New Roman" w:hAnsi="Times New Roman" w:cs="Times New Roman"/>
          <w:sz w:val="24"/>
          <w:szCs w:val="24"/>
        </w:rPr>
        <w:t>Unmanned Surface Vehicle (USV) platform that can be used for multiple purpose</w:t>
      </w:r>
      <w:r>
        <w:rPr>
          <w:rFonts w:ascii="Times New Roman" w:hAnsi="Times New Roman" w:cs="Times New Roman"/>
          <w:sz w:val="24"/>
          <w:szCs w:val="24"/>
        </w:rPr>
        <w:t xml:space="preserve"> consists of – NodeMCU as the main control system</w:t>
      </w:r>
      <w:r w:rsidR="008524CB">
        <w:rPr>
          <w:rFonts w:ascii="Times New Roman" w:hAnsi="Times New Roman" w:cs="Times New Roman"/>
          <w:sz w:val="24"/>
          <w:szCs w:val="24"/>
        </w:rPr>
        <w:t>, a DC Motor as the main Actuator, Servo as the navigation Rudder control, MOSFET to provide PWM signal to DC Motor to control speed, PIR or Passive Infrared Sensor as Human Lifeform detector, 18650 Li-Ion Cells as power supply.</w:t>
      </w:r>
    </w:p>
    <w:p w:rsidR="001B29E4" w:rsidP="001B29E4" w:rsidRDefault="001B29E4" w14:paraId="0B4EACDD" w14:textId="1F1D98F7">
      <w:pPr>
        <w:pStyle w:val="ListParagraph"/>
        <w:ind w:left="0"/>
        <w:rPr>
          <w:rFonts w:ascii="Times New Roman" w:hAnsi="Times New Roman" w:cs="Times New Roman"/>
          <w:sz w:val="24"/>
          <w:szCs w:val="24"/>
        </w:rPr>
      </w:pPr>
      <w:r w:rsidRPr="001B29E4">
        <w:rPr>
          <w:rFonts w:ascii="Times New Roman" w:hAnsi="Times New Roman" w:cs="Times New Roman"/>
          <w:b/>
          <w:bCs/>
          <w:sz w:val="24"/>
          <w:szCs w:val="24"/>
        </w:rPr>
        <w:t>Note</w:t>
      </w:r>
      <w:r>
        <w:rPr>
          <w:rFonts w:ascii="Times New Roman" w:hAnsi="Times New Roman" w:cs="Times New Roman"/>
          <w:sz w:val="24"/>
          <w:szCs w:val="24"/>
        </w:rPr>
        <w:t xml:space="preserve"> – For testing and simulation we have used Arduino which will later be replaced by – NodeMCU.</w:t>
      </w:r>
    </w:p>
    <w:p w:rsidR="005643B1" w:rsidP="001B29E4" w:rsidRDefault="005643B1" w14:paraId="4D8207B5" w14:textId="106E8BA4">
      <w:pPr>
        <w:pStyle w:val="ListParagraph"/>
        <w:ind w:left="0"/>
        <w:rPr>
          <w:rFonts w:ascii="Times New Roman" w:hAnsi="Times New Roman" w:cs="Times New Roman"/>
          <w:sz w:val="24"/>
          <w:szCs w:val="24"/>
        </w:rPr>
      </w:pPr>
    </w:p>
    <w:p w:rsidR="005643B1" w:rsidP="005643B1" w:rsidRDefault="005643B1" w14:paraId="4663BC38" w14:textId="5CE1055E">
      <w:pPr>
        <w:pStyle w:val="ListParagraph"/>
        <w:numPr>
          <w:ilvl w:val="1"/>
          <w:numId w:val="4"/>
        </w:numPr>
        <w:rPr>
          <w:rFonts w:ascii="Times New Roman" w:hAnsi="Times New Roman" w:cs="Times New Roman"/>
          <w:b/>
          <w:bCs/>
          <w:sz w:val="24"/>
          <w:szCs w:val="24"/>
        </w:rPr>
      </w:pPr>
      <w:r w:rsidRPr="005643B1">
        <w:rPr>
          <w:rFonts w:ascii="Times New Roman" w:hAnsi="Times New Roman" w:cs="Times New Roman"/>
          <w:b/>
          <w:bCs/>
          <w:sz w:val="24"/>
          <w:szCs w:val="24"/>
        </w:rPr>
        <w:t>Arduino Board</w:t>
      </w:r>
    </w:p>
    <w:p w:rsidRPr="005643B1" w:rsidR="005643B1" w:rsidP="005643B1" w:rsidRDefault="005643B1" w14:paraId="49805F9E" w14:textId="77777777">
      <w:pPr>
        <w:pStyle w:val="ListParagraph"/>
        <w:jc w:val="center"/>
        <w:rPr>
          <w:rFonts w:ascii="Times New Roman" w:hAnsi="Times New Roman" w:cs="Times New Roman"/>
          <w:b/>
          <w:bCs/>
          <w:sz w:val="24"/>
          <w:szCs w:val="24"/>
        </w:rPr>
      </w:pPr>
    </w:p>
    <w:p w:rsidR="005643B1" w:rsidP="001B29E4" w:rsidRDefault="005643B1" w14:paraId="7BEFC0BB" w14:textId="0D66B86E">
      <w:pPr>
        <w:pStyle w:val="ListParagraph"/>
        <w:ind w:left="0"/>
        <w:rPr>
          <w:rFonts w:ascii="Times New Roman" w:hAnsi="Times New Roman" w:cs="Times New Roman"/>
          <w:sz w:val="24"/>
          <w:szCs w:val="24"/>
        </w:rPr>
      </w:pPr>
      <w:r w:rsidRPr="005643B1">
        <w:rPr>
          <w:rFonts w:ascii="Times New Roman" w:hAnsi="Times New Roman" w:cs="Times New Roman"/>
          <w:sz w:val="24"/>
          <w:szCs w:val="24"/>
        </w:rPr>
        <w:t>Arduino is a hardware source platform. Like other programmable circuit boards, Arduino does not have a separate piece of hardware. The Software of Arduino uses a simplified version of C++, it provides an easier environment for doing projects. Atmega328 is the microcontroller used in Arduino. It is low</w:t>
      </w:r>
      <w:r>
        <w:rPr>
          <w:rFonts w:ascii="Times New Roman" w:hAnsi="Times New Roman" w:cs="Times New Roman"/>
          <w:sz w:val="24"/>
          <w:szCs w:val="24"/>
        </w:rPr>
        <w:t xml:space="preserve"> </w:t>
      </w:r>
      <w:r w:rsidRPr="005643B1">
        <w:rPr>
          <w:rFonts w:ascii="Times New Roman" w:hAnsi="Times New Roman" w:cs="Times New Roman"/>
          <w:sz w:val="24"/>
          <w:szCs w:val="24"/>
        </w:rPr>
        <w:t>power</w:t>
      </w:r>
      <w:r>
        <w:rPr>
          <w:rFonts w:ascii="Times New Roman" w:hAnsi="Times New Roman" w:cs="Times New Roman"/>
          <w:sz w:val="24"/>
          <w:szCs w:val="24"/>
        </w:rPr>
        <w:t xml:space="preserve"> </w:t>
      </w:r>
      <w:r w:rsidRPr="005643B1">
        <w:rPr>
          <w:rFonts w:ascii="Times New Roman" w:hAnsi="Times New Roman" w:cs="Times New Roman"/>
          <w:sz w:val="24"/>
          <w:szCs w:val="24"/>
        </w:rPr>
        <w:t>and</w:t>
      </w:r>
      <w:r>
        <w:rPr>
          <w:rFonts w:ascii="Times New Roman" w:hAnsi="Times New Roman" w:cs="Times New Roman"/>
          <w:sz w:val="24"/>
          <w:szCs w:val="24"/>
        </w:rPr>
        <w:t xml:space="preserve"> </w:t>
      </w:r>
      <w:r w:rsidRPr="005643B1">
        <w:rPr>
          <w:rFonts w:ascii="Times New Roman" w:hAnsi="Times New Roman" w:cs="Times New Roman"/>
          <w:sz w:val="24"/>
          <w:szCs w:val="24"/>
        </w:rPr>
        <w:t>high</w:t>
      </w:r>
      <w:r>
        <w:rPr>
          <w:rFonts w:ascii="Times New Roman" w:hAnsi="Times New Roman" w:cs="Times New Roman"/>
          <w:sz w:val="24"/>
          <w:szCs w:val="24"/>
        </w:rPr>
        <w:t>-</w:t>
      </w:r>
      <w:r w:rsidRPr="005643B1">
        <w:rPr>
          <w:rFonts w:ascii="Times New Roman" w:hAnsi="Times New Roman" w:cs="Times New Roman"/>
          <w:sz w:val="24"/>
          <w:szCs w:val="24"/>
        </w:rPr>
        <w:t>performance</w:t>
      </w:r>
      <w:r>
        <w:rPr>
          <w:rFonts w:ascii="Times New Roman" w:hAnsi="Times New Roman" w:cs="Times New Roman"/>
          <w:sz w:val="24"/>
          <w:szCs w:val="24"/>
        </w:rPr>
        <w:t xml:space="preserve"> </w:t>
      </w:r>
      <w:r w:rsidRPr="005643B1">
        <w:rPr>
          <w:rFonts w:ascii="Times New Roman" w:hAnsi="Times New Roman" w:cs="Times New Roman"/>
          <w:sz w:val="24"/>
          <w:szCs w:val="24"/>
        </w:rPr>
        <w:t>microcontroller</w:t>
      </w:r>
      <w:r>
        <w:rPr>
          <w:rFonts w:ascii="Times New Roman" w:hAnsi="Times New Roman" w:cs="Times New Roman"/>
          <w:sz w:val="24"/>
          <w:szCs w:val="24"/>
        </w:rPr>
        <w:t xml:space="preserve"> </w:t>
      </w:r>
      <w:r w:rsidRPr="005643B1">
        <w:rPr>
          <w:rFonts w:ascii="Times New Roman" w:hAnsi="Times New Roman" w:cs="Times New Roman"/>
          <w:sz w:val="24"/>
          <w:szCs w:val="24"/>
        </w:rPr>
        <w:t>used</w:t>
      </w:r>
      <w:r>
        <w:rPr>
          <w:rFonts w:ascii="Times New Roman" w:hAnsi="Times New Roman" w:cs="Times New Roman"/>
          <w:sz w:val="24"/>
          <w:szCs w:val="24"/>
        </w:rPr>
        <w:t xml:space="preserve"> </w:t>
      </w:r>
      <w:r w:rsidRPr="005643B1">
        <w:rPr>
          <w:rFonts w:ascii="Times New Roman" w:hAnsi="Times New Roman" w:cs="Times New Roman"/>
          <w:sz w:val="24"/>
          <w:szCs w:val="24"/>
        </w:rPr>
        <w:t>to</w:t>
      </w:r>
      <w:r>
        <w:rPr>
          <w:rFonts w:ascii="Times New Roman" w:hAnsi="Times New Roman" w:cs="Times New Roman"/>
          <w:sz w:val="24"/>
          <w:szCs w:val="24"/>
        </w:rPr>
        <w:t xml:space="preserve"> </w:t>
      </w:r>
      <w:r w:rsidRPr="005643B1">
        <w:rPr>
          <w:rFonts w:ascii="Times New Roman" w:hAnsi="Times New Roman" w:cs="Times New Roman"/>
          <w:sz w:val="24"/>
          <w:szCs w:val="24"/>
        </w:rPr>
        <w:t>read</w:t>
      </w:r>
      <w:r>
        <w:rPr>
          <w:rFonts w:ascii="Times New Roman" w:hAnsi="Times New Roman" w:cs="Times New Roman"/>
          <w:sz w:val="24"/>
          <w:szCs w:val="24"/>
        </w:rPr>
        <w:t xml:space="preserve"> </w:t>
      </w:r>
      <w:r w:rsidRPr="005643B1">
        <w:rPr>
          <w:rFonts w:ascii="Times New Roman" w:hAnsi="Times New Roman" w:cs="Times New Roman"/>
          <w:sz w:val="24"/>
          <w:szCs w:val="24"/>
        </w:rPr>
        <w:t>and control the data from sensors. It has 14digital input/output pins, 6 analog inputs, and a reset button. The Arduino can be powered through</w:t>
      </w:r>
      <w:r>
        <w:rPr>
          <w:rFonts w:ascii="Times New Roman" w:hAnsi="Times New Roman" w:cs="Times New Roman"/>
          <w:sz w:val="24"/>
          <w:szCs w:val="24"/>
        </w:rPr>
        <w:t xml:space="preserve"> </w:t>
      </w:r>
      <w:r w:rsidRPr="005643B1">
        <w:rPr>
          <w:rFonts w:ascii="Times New Roman" w:hAnsi="Times New Roman" w:cs="Times New Roman"/>
          <w:sz w:val="24"/>
          <w:szCs w:val="24"/>
        </w:rPr>
        <w:t>a</w:t>
      </w:r>
      <w:r>
        <w:rPr>
          <w:rFonts w:ascii="Times New Roman" w:hAnsi="Times New Roman" w:cs="Times New Roman"/>
          <w:sz w:val="24"/>
          <w:szCs w:val="24"/>
        </w:rPr>
        <w:t xml:space="preserve"> </w:t>
      </w:r>
      <w:r w:rsidRPr="005643B1">
        <w:rPr>
          <w:rFonts w:ascii="Times New Roman" w:hAnsi="Times New Roman" w:cs="Times New Roman"/>
          <w:sz w:val="24"/>
          <w:szCs w:val="24"/>
        </w:rPr>
        <w:t>USB</w:t>
      </w:r>
      <w:r>
        <w:rPr>
          <w:rFonts w:ascii="Times New Roman" w:hAnsi="Times New Roman" w:cs="Times New Roman"/>
          <w:sz w:val="24"/>
          <w:szCs w:val="24"/>
        </w:rPr>
        <w:t xml:space="preserve"> </w:t>
      </w:r>
      <w:r w:rsidRPr="005643B1">
        <w:rPr>
          <w:rFonts w:ascii="Times New Roman" w:hAnsi="Times New Roman" w:cs="Times New Roman"/>
          <w:sz w:val="24"/>
          <w:szCs w:val="24"/>
        </w:rPr>
        <w:t>connection</w:t>
      </w:r>
      <w:r>
        <w:rPr>
          <w:rFonts w:ascii="Times New Roman" w:hAnsi="Times New Roman" w:cs="Times New Roman"/>
          <w:sz w:val="24"/>
          <w:szCs w:val="24"/>
        </w:rPr>
        <w:t xml:space="preserve"> </w:t>
      </w:r>
      <w:r w:rsidRPr="005643B1">
        <w:rPr>
          <w:rFonts w:ascii="Times New Roman" w:hAnsi="Times New Roman" w:cs="Times New Roman"/>
          <w:sz w:val="24"/>
          <w:szCs w:val="24"/>
        </w:rPr>
        <w:t>of</w:t>
      </w:r>
      <w:r>
        <w:rPr>
          <w:rFonts w:ascii="Times New Roman" w:hAnsi="Times New Roman" w:cs="Times New Roman"/>
          <w:sz w:val="24"/>
          <w:szCs w:val="24"/>
        </w:rPr>
        <w:t xml:space="preserve"> </w:t>
      </w:r>
      <w:r w:rsidRPr="005643B1">
        <w:rPr>
          <w:rFonts w:ascii="Times New Roman" w:hAnsi="Times New Roman" w:cs="Times New Roman"/>
          <w:sz w:val="24"/>
          <w:szCs w:val="24"/>
        </w:rPr>
        <w:t>5V.</w:t>
      </w:r>
    </w:p>
    <w:p w:rsidR="005643B1" w:rsidP="001B29E4" w:rsidRDefault="00863A72" w14:paraId="38BE1287" w14:textId="4AEEA796">
      <w:pPr>
        <w:pStyle w:val="ListParagraph"/>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11F6E4A" wp14:editId="6E295659">
                <wp:simplePos x="0" y="0"/>
                <wp:positionH relativeFrom="column">
                  <wp:posOffset>452134</wp:posOffset>
                </wp:positionH>
                <wp:positionV relativeFrom="paragraph">
                  <wp:posOffset>1711716</wp:posOffset>
                </wp:positionV>
                <wp:extent cx="1668026" cy="221064"/>
                <wp:effectExtent l="0" t="0" r="27940" b="26670"/>
                <wp:wrapNone/>
                <wp:docPr id="6" name="Text Box 6"/>
                <wp:cNvGraphicFramePr/>
                <a:graphic xmlns:a="http://schemas.openxmlformats.org/drawingml/2006/main">
                  <a:graphicData uri="http://schemas.microsoft.com/office/word/2010/wordprocessingShape">
                    <wps:wsp>
                      <wps:cNvSpPr txBox="1"/>
                      <wps:spPr>
                        <a:xfrm>
                          <a:off x="0" y="0"/>
                          <a:ext cx="1668026" cy="221064"/>
                        </a:xfrm>
                        <a:prstGeom prst="rect">
                          <a:avLst/>
                        </a:prstGeom>
                        <a:solidFill>
                          <a:schemeClr val="lt1"/>
                        </a:solidFill>
                        <a:ln w="6350">
                          <a:solidFill>
                            <a:prstClr val="black"/>
                          </a:solidFill>
                        </a:ln>
                      </wps:spPr>
                      <wps:txbx>
                        <w:txbxContent>
                          <w:p w:rsidRPr="00863A72" w:rsidR="00A61B59" w:rsidRDefault="00A61B59" w14:paraId="176D2A51" w14:textId="5E0E727E">
                            <w:pPr>
                              <w:rPr>
                                <w:sz w:val="16"/>
                                <w:szCs w:val="16"/>
                              </w:rPr>
                            </w:pPr>
                            <w:r w:rsidRPr="00863A72">
                              <w:rPr>
                                <w:sz w:val="16"/>
                                <w:szCs w:val="16"/>
                              </w:rPr>
                              <w:t>Fig 3- Arduino Uno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2852946">
              <v:shape id="Text Box 6" style="position:absolute;margin-left:35.6pt;margin-top:134.8pt;width:131.35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" w14:anchorId="711F6E4A">
                <v:textbox>
                  <w:txbxContent>
                    <w:p w:rsidRPr="00863A72" w:rsidR="00A61B59" w:rsidRDefault="00A61B59" w14:paraId="48CCB622" w14:textId="5E0E727E">
                      <w:pPr>
                        <w:rPr>
                          <w:sz w:val="16"/>
                          <w:szCs w:val="16"/>
                        </w:rPr>
                      </w:pPr>
                      <w:r w:rsidRPr="00863A72">
                        <w:rPr>
                          <w:sz w:val="16"/>
                          <w:szCs w:val="16"/>
                        </w:rPr>
                        <w:t>Fig 3- Arduino Uno Microcontroller</w:t>
                      </w:r>
                    </w:p>
                  </w:txbxContent>
                </v:textbox>
              </v:shape>
            </w:pict>
          </mc:Fallback>
        </mc:AlternateContent>
      </w:r>
      <w:r w:rsidR="005643B1">
        <w:rPr>
          <w:rFonts w:ascii="Times New Roman" w:hAnsi="Times New Roman" w:cs="Times New Roman"/>
          <w:noProof/>
          <w:sz w:val="24"/>
          <w:szCs w:val="24"/>
        </w:rPr>
        <w:drawing>
          <wp:inline distT="0" distB="0" distL="0" distR="0" wp14:anchorId="31213EE0" wp14:editId="7C8A0ED6">
            <wp:extent cx="2346710" cy="172472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372924" cy="1743989"/>
                    </a:xfrm>
                    <a:prstGeom prst="rect">
                      <a:avLst/>
                    </a:prstGeom>
                  </pic:spPr>
                </pic:pic>
              </a:graphicData>
            </a:graphic>
          </wp:inline>
        </w:drawing>
      </w:r>
    </w:p>
    <w:p w:rsidR="005643B1" w:rsidP="001B29E4" w:rsidRDefault="005643B1" w14:paraId="59F98150" w14:textId="62833658">
      <w:pPr>
        <w:pStyle w:val="ListParagraph"/>
        <w:ind w:left="0"/>
        <w:rPr>
          <w:rFonts w:ascii="Times New Roman" w:hAnsi="Times New Roman" w:cs="Times New Roman"/>
          <w:sz w:val="24"/>
          <w:szCs w:val="24"/>
        </w:rPr>
      </w:pPr>
    </w:p>
    <w:p w:rsidR="00863A72" w:rsidP="001B29E4" w:rsidRDefault="00863A72" w14:paraId="2DA3A006" w14:textId="2C5FB764">
      <w:pPr>
        <w:pStyle w:val="ListParagraph"/>
        <w:ind w:left="0"/>
        <w:rPr>
          <w:rFonts w:ascii="Times New Roman" w:hAnsi="Times New Roman" w:cs="Times New Roman"/>
          <w:sz w:val="24"/>
          <w:szCs w:val="24"/>
        </w:rPr>
      </w:pPr>
    </w:p>
    <w:p w:rsidRPr="001B29E4" w:rsidR="008D0040" w:rsidP="001B29E4" w:rsidRDefault="008D0040" w14:paraId="6F0B307F" w14:textId="77777777">
      <w:pPr>
        <w:pStyle w:val="ListParagraph"/>
        <w:ind w:left="0"/>
        <w:rPr>
          <w:rFonts w:ascii="Times New Roman" w:hAnsi="Times New Roman" w:cs="Times New Roman"/>
          <w:sz w:val="24"/>
          <w:szCs w:val="24"/>
        </w:rPr>
      </w:pPr>
    </w:p>
    <w:p w:rsidR="001B29E4" w:rsidP="00863A72" w:rsidRDefault="00863A72" w14:paraId="48403125" w14:textId="7306C437">
      <w:pPr>
        <w:pStyle w:val="ListParagraph"/>
        <w:numPr>
          <w:ilvl w:val="1"/>
          <w:numId w:val="4"/>
        </w:numPr>
        <w:jc w:val="both"/>
        <w:rPr>
          <w:rFonts w:ascii="Times New Roman" w:hAnsi="Times New Roman" w:cs="Times New Roman"/>
          <w:b/>
          <w:bCs/>
          <w:sz w:val="24"/>
          <w:szCs w:val="24"/>
        </w:rPr>
      </w:pPr>
      <w:r>
        <w:rPr>
          <w:rFonts w:ascii="Times New Roman" w:hAnsi="Times New Roman" w:cs="Times New Roman"/>
          <w:b/>
          <w:bCs/>
          <w:sz w:val="24"/>
          <w:szCs w:val="24"/>
        </w:rPr>
        <w:t>NodeMCU ESP8266 12E</w:t>
      </w:r>
    </w:p>
    <w:p w:rsidR="00863A72" w:rsidP="00863A72" w:rsidRDefault="00863A72" w14:paraId="65A26C1D" w14:textId="77777777">
      <w:pPr>
        <w:pStyle w:val="ListParagraph"/>
        <w:jc w:val="both"/>
        <w:rPr>
          <w:rFonts w:ascii="Times New Roman" w:hAnsi="Times New Roman" w:cs="Times New Roman"/>
          <w:b/>
          <w:bCs/>
          <w:sz w:val="24"/>
          <w:szCs w:val="24"/>
        </w:rPr>
      </w:pPr>
    </w:p>
    <w:p w:rsidR="00863A72" w:rsidP="00863A72" w:rsidRDefault="00863A72" w14:paraId="079DEACC" w14:textId="4130C636">
      <w:pPr>
        <w:pStyle w:val="ListParagraph"/>
        <w:ind w:left="0"/>
        <w:jc w:val="both"/>
        <w:rPr>
          <w:rFonts w:ascii="Times New Roman" w:hAnsi="Times New Roman" w:cs="Times New Roman"/>
          <w:sz w:val="24"/>
          <w:szCs w:val="24"/>
        </w:rPr>
      </w:pPr>
      <w:r w:rsidRPr="00863A72">
        <w:rPr>
          <w:rFonts w:ascii="Times New Roman" w:hAnsi="Times New Roman" w:cs="Times New Roman"/>
          <w:sz w:val="24"/>
          <w:szCs w:val="24"/>
        </w:rPr>
        <w:t>The NodeMCU-ESP8266 is a microcontroller with Wi-Fi capability. It is an open source IoT platform. This small board allows microcontrollers to connect to a Wi-Fi network and make simple TCP/IP connections using Hayes-style commands. NodeMCU refers default to the firmware. Lua</w:t>
      </w:r>
      <w:r>
        <w:rPr>
          <w:rFonts w:ascii="Times New Roman" w:hAnsi="Times New Roman" w:cs="Times New Roman"/>
          <w:sz w:val="24"/>
          <w:szCs w:val="24"/>
        </w:rPr>
        <w:t xml:space="preserve"> </w:t>
      </w:r>
      <w:r w:rsidRPr="00863A72">
        <w:rPr>
          <w:rFonts w:ascii="Times New Roman" w:hAnsi="Times New Roman" w:cs="Times New Roman"/>
          <w:sz w:val="24"/>
          <w:szCs w:val="24"/>
        </w:rPr>
        <w:t>is a scripting language used by this firmware. The operating system and processor used in it is XTOS and ESP8266. It has a memory of 128KB and storage of 4MB. The power for the controller is provided through USB.</w:t>
      </w:r>
    </w:p>
    <w:p w:rsidRPr="00863A72" w:rsidR="00863A72" w:rsidP="00863A72" w:rsidRDefault="00863A72" w14:paraId="0730D618" w14:textId="3916AC68">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E0D78A" wp14:editId="784384BB">
            <wp:extent cx="2973070" cy="2024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b="13319"/>
                    <a:stretch/>
                  </pic:blipFill>
                  <pic:spPr bwMode="auto">
                    <a:xfrm>
                      <a:off x="0" y="0"/>
                      <a:ext cx="3070547" cy="2091128"/>
                    </a:xfrm>
                    <a:prstGeom prst="rect">
                      <a:avLst/>
                    </a:prstGeom>
                    <a:ln>
                      <a:noFill/>
                    </a:ln>
                    <a:extLst>
                      <a:ext uri="{53640926-AAD7-44D8-BBD7-CCE9431645EC}">
                        <a14:shadowObscured xmlns:a14="http://schemas.microsoft.com/office/drawing/2010/main"/>
                      </a:ext>
                    </a:extLst>
                  </pic:spPr>
                </pic:pic>
              </a:graphicData>
            </a:graphic>
          </wp:inline>
        </w:drawing>
      </w:r>
    </w:p>
    <w:p w:rsidR="001B29E4" w:rsidP="00D22265" w:rsidRDefault="00863A72" w14:paraId="5746DD9F" w14:textId="521CDD7A">
      <w:pPr>
        <w:pStyle w:val="ListParagraph"/>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8E76D8C" wp14:editId="1553C75E">
                <wp:simplePos x="0" y="0"/>
                <wp:positionH relativeFrom="column">
                  <wp:posOffset>702275</wp:posOffset>
                </wp:positionH>
                <wp:positionV relativeFrom="paragraph">
                  <wp:posOffset>35762</wp:posOffset>
                </wp:positionV>
                <wp:extent cx="1868993" cy="221064"/>
                <wp:effectExtent l="0" t="0" r="17145" b="26670"/>
                <wp:wrapNone/>
                <wp:docPr id="9" name="Text Box 9"/>
                <wp:cNvGraphicFramePr/>
                <a:graphic xmlns:a="http://schemas.openxmlformats.org/drawingml/2006/main">
                  <a:graphicData uri="http://schemas.microsoft.com/office/word/2010/wordprocessingShape">
                    <wps:wsp>
                      <wps:cNvSpPr txBox="1"/>
                      <wps:spPr>
                        <a:xfrm>
                          <a:off x="0" y="0"/>
                          <a:ext cx="1868993" cy="221064"/>
                        </a:xfrm>
                        <a:prstGeom prst="rect">
                          <a:avLst/>
                        </a:prstGeom>
                        <a:solidFill>
                          <a:schemeClr val="lt1"/>
                        </a:solidFill>
                        <a:ln w="6350">
                          <a:solidFill>
                            <a:prstClr val="black"/>
                          </a:solidFill>
                        </a:ln>
                      </wps:spPr>
                      <wps:txbx>
                        <w:txbxContent>
                          <w:p w:rsidRPr="00863A72" w:rsidR="00A61B59" w:rsidP="00863A72" w:rsidRDefault="00A61B59" w14:paraId="7A59EFC7" w14:textId="6AA6482F">
                            <w:pPr>
                              <w:rPr>
                                <w:sz w:val="16"/>
                                <w:szCs w:val="16"/>
                              </w:rPr>
                            </w:pPr>
                            <w:r w:rsidRPr="00863A72">
                              <w:rPr>
                                <w:sz w:val="16"/>
                                <w:szCs w:val="16"/>
                              </w:rPr>
                              <w:t xml:space="preserve">Fig </w:t>
                            </w:r>
                            <w:r>
                              <w:rPr>
                                <w:sz w:val="16"/>
                                <w:szCs w:val="16"/>
                              </w:rPr>
                              <w:t xml:space="preserve">4 </w:t>
                            </w:r>
                            <w:r w:rsidRPr="00863A72">
                              <w:rPr>
                                <w:sz w:val="16"/>
                                <w:szCs w:val="16"/>
                              </w:rPr>
                              <w:t xml:space="preserve">- </w:t>
                            </w:r>
                            <w:r>
                              <w:rPr>
                                <w:sz w:val="16"/>
                                <w:szCs w:val="16"/>
                              </w:rPr>
                              <w:t>NodeMCU</w:t>
                            </w:r>
                            <w:r w:rsidRPr="00863A72">
                              <w:rPr>
                                <w:sz w:val="16"/>
                                <w:szCs w:val="16"/>
                              </w:rPr>
                              <w:t xml:space="preserve"> Microcontroller</w:t>
                            </w:r>
                            <w:r>
                              <w:rPr>
                                <w:sz w:val="16"/>
                                <w:szCs w:val="16"/>
                              </w:rPr>
                              <w:t xml:space="preserve"> Pinout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BC3D4D1">
              <v:shape id="Text Box 9" style="position:absolute;left:0;text-align:left;margin-left:55.3pt;margin-top:2.8pt;width:147.15pt;height:1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" w14:anchorId="18E76D8C">
                <v:textbox>
                  <w:txbxContent>
                    <w:p w:rsidRPr="00863A72" w:rsidR="00A61B59" w:rsidP="00863A72" w:rsidRDefault="00A61B59" w14:paraId="4B462055" w14:textId="6AA6482F">
                      <w:pPr>
                        <w:rPr>
                          <w:sz w:val="16"/>
                          <w:szCs w:val="16"/>
                        </w:rPr>
                      </w:pPr>
                      <w:r w:rsidRPr="00863A72">
                        <w:rPr>
                          <w:sz w:val="16"/>
                          <w:szCs w:val="16"/>
                        </w:rPr>
                        <w:t xml:space="preserve">Fig </w:t>
                      </w:r>
                      <w:r>
                        <w:rPr>
                          <w:sz w:val="16"/>
                          <w:szCs w:val="16"/>
                        </w:rPr>
                        <w:t xml:space="preserve">4 </w:t>
                      </w:r>
                      <w:r w:rsidRPr="00863A72">
                        <w:rPr>
                          <w:sz w:val="16"/>
                          <w:szCs w:val="16"/>
                        </w:rPr>
                        <w:t xml:space="preserve">- </w:t>
                      </w:r>
                      <w:r>
                        <w:rPr>
                          <w:sz w:val="16"/>
                          <w:szCs w:val="16"/>
                        </w:rPr>
                        <w:t>NodeMCU</w:t>
                      </w:r>
                      <w:r w:rsidRPr="00863A72">
                        <w:rPr>
                          <w:sz w:val="16"/>
                          <w:szCs w:val="16"/>
                        </w:rPr>
                        <w:t xml:space="preserve"> Microcontroller</w:t>
                      </w:r>
                      <w:r>
                        <w:rPr>
                          <w:sz w:val="16"/>
                          <w:szCs w:val="16"/>
                        </w:rPr>
                        <w:t xml:space="preserve"> Pinout</w:t>
                      </w:r>
                    </w:p>
                  </w:txbxContent>
                </v:textbox>
              </v:shape>
            </w:pict>
          </mc:Fallback>
        </mc:AlternateContent>
      </w:r>
    </w:p>
    <w:p w:rsidR="001B29E4" w:rsidP="00D22265" w:rsidRDefault="001B29E4" w14:paraId="2846D1B3" w14:textId="09056FE2">
      <w:pPr>
        <w:pStyle w:val="ListParagraph"/>
        <w:jc w:val="both"/>
        <w:rPr>
          <w:rFonts w:ascii="Times New Roman" w:hAnsi="Times New Roman" w:cs="Times New Roman"/>
          <w:b/>
          <w:bCs/>
          <w:sz w:val="24"/>
          <w:szCs w:val="24"/>
        </w:rPr>
      </w:pPr>
    </w:p>
    <w:p w:rsidR="001B29E4" w:rsidP="000F0A9C" w:rsidRDefault="008524CB" w14:paraId="30494AE1" w14:textId="5DEB6314">
      <w:pPr>
        <w:pStyle w:val="ListParagraph"/>
        <w:numPr>
          <w:ilvl w:val="1"/>
          <w:numId w:val="4"/>
        </w:numPr>
        <w:jc w:val="both"/>
        <w:rPr>
          <w:rFonts w:ascii="Times New Roman" w:hAnsi="Times New Roman" w:cs="Times New Roman"/>
          <w:b/>
          <w:bCs/>
          <w:sz w:val="24"/>
          <w:szCs w:val="24"/>
        </w:rPr>
      </w:pPr>
      <w:r>
        <w:rPr>
          <w:rFonts w:ascii="Times New Roman" w:hAnsi="Times New Roman" w:cs="Times New Roman"/>
          <w:b/>
          <w:bCs/>
          <w:sz w:val="24"/>
          <w:szCs w:val="24"/>
        </w:rPr>
        <w:t>Passive Infrared Sensor PIR</w:t>
      </w:r>
    </w:p>
    <w:p w:rsidR="00863A72" w:rsidP="00863A72" w:rsidRDefault="00863A72" w14:paraId="6563171D" w14:textId="0394B089">
      <w:pPr>
        <w:pStyle w:val="ListParagraph"/>
        <w:jc w:val="both"/>
        <w:rPr>
          <w:rFonts w:ascii="Times New Roman" w:hAnsi="Times New Roman" w:cs="Times New Roman"/>
          <w:b/>
          <w:bCs/>
          <w:sz w:val="24"/>
          <w:szCs w:val="24"/>
        </w:rPr>
      </w:pPr>
    </w:p>
    <w:p w:rsidRPr="008524CB" w:rsidR="008524CB" w:rsidP="008524CB" w:rsidRDefault="008524CB" w14:paraId="5CEA66ED" w14:textId="3B6636C6">
      <w:pPr>
        <w:pStyle w:val="ListParagraph"/>
        <w:ind w:left="0"/>
        <w:rPr>
          <w:rFonts w:ascii="Times New Roman" w:hAnsi="Times New Roman" w:cs="Times New Roman"/>
          <w:sz w:val="24"/>
          <w:szCs w:val="24"/>
        </w:rPr>
      </w:pPr>
      <w:r w:rsidRPr="008524CB">
        <w:rPr>
          <w:rFonts w:ascii="Times New Roman" w:hAnsi="Times New Roman" w:cs="Times New Roman"/>
          <w:sz w:val="24"/>
          <w:szCs w:val="24"/>
        </w:rPr>
        <w:t xml:space="preserve">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 </w:t>
      </w:r>
    </w:p>
    <w:p w:rsidRPr="008524CB" w:rsidR="008524CB" w:rsidP="008524CB" w:rsidRDefault="008524CB" w14:paraId="277B821E" w14:textId="5901B0EE">
      <w:pPr>
        <w:pStyle w:val="ListParagraph"/>
        <w:ind w:left="0"/>
      </w:pPr>
      <w:r>
        <w:drawing>
          <wp:inline wp14:editId="45FACD87" wp14:anchorId="11407E80">
            <wp:extent cx="2743200" cy="1642745"/>
            <wp:effectExtent l="0" t="0" r="0" b="0"/>
            <wp:docPr id="50" name="Picture 50" title="">
              <a:hlinkClick r:id="R230630aa99964840"/>
            </wp:docPr>
            <wp:cNvGraphicFramePr>
              <a:graphicFrameLocks noChangeAspect="1"/>
            </wp:cNvGraphicFramePr>
            <a:graphic>
              <a:graphicData uri="http://schemas.openxmlformats.org/drawingml/2006/picture">
                <pic:pic>
                  <pic:nvPicPr>
                    <pic:cNvPr id="0" name="Picture 50"/>
                    <pic:cNvPicPr/>
                  </pic:nvPicPr>
                  <pic:blipFill>
                    <a:blip r:embed="R058fa11b249a4c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64274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3075"/>
      </w:tblGrid>
      <w:tr w:rsidR="176AA419" w:rsidTr="176AA419" w14:paraId="59693B29" w14:textId="77777777">
        <w:tc>
          <w:tcPr>
            <w:tcW w:w="3075" w:type="dxa"/>
          </w:tcPr>
          <w:p w:rsidR="176AA419" w:rsidP="176AA419" w:rsidRDefault="176AA419" w14:paraId="4191E6D7" w14:textId="6B1A996F">
            <w:pPr>
              <w:pStyle w:val="ListParagraph"/>
              <w:ind w:left="0"/>
            </w:pPr>
            <w:r w:rsidRPr="176AA419">
              <w:rPr>
                <w:b/>
                <w:bCs/>
              </w:rPr>
              <w:t>Fig 5 – Passive Infrared Sensor</w:t>
            </w:r>
          </w:p>
        </w:tc>
      </w:tr>
    </w:tbl>
    <w:p w:rsidRPr="008524CB" w:rsidR="008524CB" w:rsidP="008524CB" w:rsidRDefault="008524CB" w14:paraId="483B8194" w14:textId="77777777">
      <w:pPr>
        <w:pStyle w:val="ListParagraph"/>
        <w:ind w:left="0"/>
        <w:rPr>
          <w:rFonts w:ascii="Times New Roman" w:hAnsi="Times New Roman" w:cs="Times New Roman"/>
          <w:sz w:val="24"/>
          <w:szCs w:val="24"/>
        </w:rPr>
      </w:pPr>
    </w:p>
    <w:p w:rsidRPr="008524CB" w:rsidR="008524CB" w:rsidP="008524CB" w:rsidRDefault="008524CB" w14:paraId="2DE6EBF3" w14:textId="77777777">
      <w:pPr>
        <w:pStyle w:val="ListParagraph"/>
        <w:ind w:left="0"/>
        <w:rPr>
          <w:rFonts w:ascii="Times New Roman" w:hAnsi="Times New Roman" w:cs="Times New Roman"/>
          <w:sz w:val="24"/>
          <w:szCs w:val="24"/>
        </w:rPr>
      </w:pPr>
      <w:r w:rsidRPr="008524CB">
        <w:rPr>
          <w:rFonts w:ascii="Times New Roman" w:hAnsi="Times New Roman" w:cs="Times New Roman"/>
          <w:sz w:val="24"/>
          <w:szCs w:val="24"/>
        </w:rPr>
        <w:t>PIRs are basically made of a pyroelectric sensor (which you can see below as the round metal can with a rectangular crystal in the center), which can detect levels of infrared radiation. Everything emits some low-level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p>
    <w:p w:rsidRPr="00863A72" w:rsidR="000F0A9C" w:rsidP="000F0A9C" w:rsidRDefault="000F0A9C" w14:paraId="66630852" w14:textId="7AC4FAEB">
      <w:pPr>
        <w:pStyle w:val="ListParagraph"/>
        <w:ind w:left="0"/>
        <w:jc w:val="both"/>
        <w:rPr>
          <w:rFonts w:ascii="Times New Roman" w:hAnsi="Times New Roman" w:cs="Times New Roman"/>
          <w:sz w:val="24"/>
          <w:szCs w:val="24"/>
        </w:rPr>
      </w:pPr>
    </w:p>
    <w:p w:rsidR="001B29E4" w:rsidP="000F0A9C" w:rsidRDefault="008524CB" w14:paraId="672F3180" w14:textId="70A8E1DC">
      <w:pPr>
        <w:pStyle w:val="ListParagraph"/>
        <w:numPr>
          <w:ilvl w:val="1"/>
          <w:numId w:val="4"/>
        </w:numPr>
        <w:jc w:val="both"/>
        <w:rPr>
          <w:rFonts w:ascii="Times New Roman" w:hAnsi="Times New Roman" w:cs="Times New Roman"/>
          <w:b/>
          <w:bCs/>
          <w:sz w:val="24"/>
          <w:szCs w:val="24"/>
        </w:rPr>
      </w:pPr>
      <w:r>
        <w:rPr>
          <w:rFonts w:ascii="Times New Roman" w:hAnsi="Times New Roman" w:cs="Times New Roman"/>
          <w:b/>
          <w:bCs/>
          <w:sz w:val="24"/>
          <w:szCs w:val="24"/>
        </w:rPr>
        <w:t>Li-ion 18650 Cell</w:t>
      </w:r>
    </w:p>
    <w:p w:rsidRPr="008524CB" w:rsidR="008524CB" w:rsidP="008524CB" w:rsidRDefault="008524CB" w14:paraId="6B3B0D4A" w14:textId="77777777">
      <w:pPr>
        <w:spacing w:before="100" w:beforeAutospacing="1" w:after="100" w:afterAutospacing="1" w:line="240" w:lineRule="auto"/>
        <w:outlineLvl w:val="2"/>
        <w:rPr>
          <w:rFonts w:ascii="Times New Roman" w:hAnsi="Times New Roman" w:eastAsia="Times New Roman" w:cs="Times New Roman"/>
          <w:b/>
          <w:bCs/>
          <w:sz w:val="27"/>
          <w:szCs w:val="27"/>
        </w:rPr>
      </w:pPr>
      <w:r w:rsidRPr="008524CB">
        <w:rPr>
          <w:rFonts w:ascii="Times New Roman" w:hAnsi="Times New Roman" w:eastAsia="Times New Roman" w:cs="Times New Roman"/>
          <w:b/>
          <w:bCs/>
          <w:sz w:val="27"/>
          <w:szCs w:val="27"/>
        </w:rPr>
        <w:t>18650 Cell Features and Technical Specifications</w:t>
      </w:r>
    </w:p>
    <w:p w:rsidRPr="008524CB" w:rsidR="008524CB" w:rsidP="008524CB" w:rsidRDefault="008524CB" w14:paraId="5379D089" w14:textId="77777777">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Nominal Voltage: 3.6V</w:t>
      </w:r>
    </w:p>
    <w:p w:rsidRPr="008524CB" w:rsidR="008524CB" w:rsidP="008524CB" w:rsidRDefault="008524CB" w14:paraId="0341ECF8" w14:textId="77777777">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 xml:space="preserve">Nominal Capacity: 2,850 </w:t>
      </w:r>
      <w:proofErr w:type="spellStart"/>
      <w:r w:rsidRPr="008524CB">
        <w:rPr>
          <w:rFonts w:ascii="Times New Roman" w:hAnsi="Times New Roman" w:eastAsia="Times New Roman" w:cs="Times New Roman"/>
          <w:sz w:val="24"/>
          <w:szCs w:val="24"/>
        </w:rPr>
        <w:t>mAh</w:t>
      </w:r>
      <w:proofErr w:type="spellEnd"/>
    </w:p>
    <w:p w:rsidRPr="008524CB" w:rsidR="008524CB" w:rsidP="008524CB" w:rsidRDefault="008524CB" w14:paraId="132C875D" w14:textId="77777777">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Minimum Discharge Voltage: 3V</w:t>
      </w:r>
    </w:p>
    <w:p w:rsidRPr="008524CB" w:rsidR="008524CB" w:rsidP="008524CB" w:rsidRDefault="008524CB" w14:paraId="2E51C724" w14:textId="77777777">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Maximum Discharge current: 1C</w:t>
      </w:r>
    </w:p>
    <w:p w:rsidRPr="008524CB" w:rsidR="008524CB" w:rsidP="008524CB" w:rsidRDefault="008524CB" w14:paraId="12517E15" w14:textId="77777777">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Charging Voltage: 4.2V (maximum)</w:t>
      </w:r>
    </w:p>
    <w:p w:rsidRPr="008524CB" w:rsidR="008524CB" w:rsidP="008524CB" w:rsidRDefault="008524CB" w14:paraId="5B5EA27A" w14:textId="77777777">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Charging current: 0.5C</w:t>
      </w:r>
    </w:p>
    <w:p w:rsidRPr="008524CB" w:rsidR="008524CB" w:rsidP="008524CB" w:rsidRDefault="008524CB" w14:paraId="588BFAA9" w14:textId="099FE0D8">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Charging Time: 3 hours (approx.)</w:t>
      </w:r>
    </w:p>
    <w:p w:rsidRPr="008524CB" w:rsidR="008524CB" w:rsidP="008524CB" w:rsidRDefault="008524CB" w14:paraId="0D1C0528" w14:textId="77777777">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Charging Method: CC and CV</w:t>
      </w:r>
    </w:p>
    <w:p w:rsidRPr="008524CB" w:rsidR="008524CB" w:rsidP="008524CB" w:rsidRDefault="008524CB" w14:paraId="06FE8841" w14:textId="56D842D2">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Cell Weight: 48g (approx.)</w:t>
      </w:r>
    </w:p>
    <w:p w:rsidRPr="008524CB" w:rsidR="008524CB" w:rsidP="008524CB" w:rsidRDefault="008524CB" w14:paraId="6DBDEC58" w14:textId="77777777">
      <w:pPr>
        <w:numPr>
          <w:ilvl w:val="0"/>
          <w:numId w:val="16"/>
        </w:num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Cell Dimension: 18.4mm (</w:t>
      </w:r>
      <w:proofErr w:type="spellStart"/>
      <w:r w:rsidRPr="008524CB">
        <w:rPr>
          <w:rFonts w:ascii="Times New Roman" w:hAnsi="Times New Roman" w:eastAsia="Times New Roman" w:cs="Times New Roman"/>
          <w:sz w:val="24"/>
          <w:szCs w:val="24"/>
        </w:rPr>
        <w:t>dia</w:t>
      </w:r>
      <w:proofErr w:type="spellEnd"/>
      <w:r w:rsidRPr="008524CB">
        <w:rPr>
          <w:rFonts w:ascii="Times New Roman" w:hAnsi="Times New Roman" w:eastAsia="Times New Roman" w:cs="Times New Roman"/>
          <w:sz w:val="24"/>
          <w:szCs w:val="24"/>
        </w:rPr>
        <w:t>) and 65mm (height)</w:t>
      </w:r>
    </w:p>
    <w:p w:rsidRPr="008524CB" w:rsidR="008524CB" w:rsidP="008524CB" w:rsidRDefault="008524CB" w14:paraId="3D317945" w14:textId="77777777">
      <w:pPr>
        <w:spacing w:before="100" w:beforeAutospacing="1" w:after="100" w:afterAutospacing="1" w:line="240" w:lineRule="auto"/>
        <w:rPr>
          <w:rFonts w:ascii="Times New Roman" w:hAnsi="Times New Roman" w:eastAsia="Times New Roman" w:cs="Times New Roman"/>
          <w:b/>
          <w:bCs/>
        </w:rPr>
      </w:pPr>
      <w:r w:rsidRPr="008524CB">
        <w:rPr>
          <w:rFonts w:ascii="Times New Roman" w:hAnsi="Times New Roman" w:eastAsia="Times New Roman" w:cs="Times New Roman"/>
          <w:sz w:val="24"/>
          <w:szCs w:val="24"/>
        </w:rPr>
        <w:t> </w:t>
      </w:r>
      <w:r w:rsidRPr="008524CB">
        <w:rPr>
          <w:rFonts w:ascii="Times New Roman" w:hAnsi="Times New Roman" w:eastAsia="Times New Roman" w:cs="Times New Roman"/>
          <w:b/>
          <w:bCs/>
        </w:rPr>
        <w:t>How to charge an 18650 Cell</w:t>
      </w:r>
    </w:p>
    <w:p w:rsidRPr="008524CB" w:rsidR="008524CB" w:rsidP="008524CB" w:rsidRDefault="008524CB" w14:paraId="2E061D37" w14:textId="299FBA48">
      <w:p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The charging voltage of 18650 cell is 4.2V and recommended charging current is 1A (0.5C). Again, a module like TP4056 will come in very handy to charge this module and will also provide protection while discharging.</w:t>
      </w:r>
    </w:p>
    <w:p w:rsidRPr="008524CB" w:rsidR="008524CB" w:rsidP="008524CB" w:rsidRDefault="008524CB" w14:paraId="3B9B95F5" w14:textId="77777777">
      <w:pPr>
        <w:spacing w:before="100" w:beforeAutospacing="1" w:after="100" w:afterAutospacing="1" w:line="240" w:lineRule="auto"/>
        <w:rPr>
          <w:rFonts w:ascii="Times New Roman" w:hAnsi="Times New Roman" w:eastAsia="Times New Roman" w:cs="Times New Roman"/>
          <w:sz w:val="24"/>
          <w:szCs w:val="24"/>
        </w:rPr>
      </w:pPr>
      <w:r w:rsidRPr="008524CB">
        <w:rPr>
          <w:rFonts w:ascii="Times New Roman" w:hAnsi="Times New Roman" w:eastAsia="Times New Roman" w:cs="Times New Roman"/>
          <w:sz w:val="24"/>
          <w:szCs w:val="24"/>
        </w:rPr>
        <w:t>Normally to achieve higher level of voltages more than one 18650 cells will be connected in series or parallel in that case care should be taken that all the cells are maintained in the same voltage levels, this process is called as cell balancing and is usually done using a BMS (Battery management system) which takes the responsibility of charging and discharging the batteries uniformly.</w:t>
      </w:r>
    </w:p>
    <w:p w:rsidRPr="00691EFB" w:rsidR="00691EFB" w:rsidP="00691EFB" w:rsidRDefault="00691EFB" w14:paraId="5AD9C800" w14:textId="09F19133">
      <w:pPr>
        <w:pStyle w:val="ListParagraph"/>
        <w:jc w:val="both"/>
        <w:rPr>
          <w:rFonts w:ascii="Times New Roman" w:hAnsi="Times New Roman" w:cs="Times New Roman"/>
          <w:b/>
          <w:bCs/>
          <w:sz w:val="24"/>
          <w:szCs w:val="24"/>
        </w:rPr>
      </w:pPr>
    </w:p>
    <w:p w:rsidR="001B29E4" w:rsidP="000F0A9C" w:rsidRDefault="008524CB" w14:paraId="6C1206A9" w14:textId="2291B3C6">
      <w:pPr>
        <w:pStyle w:val="ListParagraph"/>
        <w:numPr>
          <w:ilvl w:val="1"/>
          <w:numId w:val="4"/>
        </w:numPr>
        <w:jc w:val="both"/>
        <w:rPr>
          <w:rFonts w:ascii="Times New Roman" w:hAnsi="Times New Roman" w:cs="Times New Roman"/>
          <w:b/>
          <w:bCs/>
          <w:sz w:val="24"/>
          <w:szCs w:val="24"/>
        </w:rPr>
      </w:pPr>
      <w:r>
        <w:rPr>
          <w:rFonts w:ascii="Times New Roman" w:hAnsi="Times New Roman" w:cs="Times New Roman"/>
          <w:b/>
          <w:bCs/>
          <w:sz w:val="24"/>
          <w:szCs w:val="24"/>
        </w:rPr>
        <w:t>Battery Management Circuit</w:t>
      </w:r>
    </w:p>
    <w:p w:rsidR="000F0A9C" w:rsidP="000F0A9C" w:rsidRDefault="000F0A9C" w14:paraId="1FD510D2" w14:textId="2B12F343">
      <w:pPr>
        <w:pStyle w:val="ListParagraph"/>
        <w:ind w:left="0"/>
        <w:jc w:val="both"/>
        <w:rPr>
          <w:rFonts w:ascii="Times New Roman" w:hAnsi="Times New Roman" w:cs="Times New Roman"/>
          <w:b/>
          <w:bCs/>
          <w:sz w:val="24"/>
          <w:szCs w:val="24"/>
        </w:rPr>
      </w:pPr>
    </w:p>
    <w:p w:rsidRPr="00665127" w:rsidR="001B29E4" w:rsidP="000F0A9C" w:rsidRDefault="00665127" w14:paraId="7A0084BE" w14:textId="34B279E3">
      <w:pPr>
        <w:pStyle w:val="ListParagraph"/>
        <w:ind w:left="0"/>
        <w:jc w:val="both"/>
        <w:rPr>
          <w:rFonts w:ascii="Times New Roman" w:hAnsi="Times New Roman" w:cs="Times New Roman"/>
          <w:sz w:val="24"/>
          <w:szCs w:val="24"/>
        </w:rPr>
      </w:pPr>
      <w:r w:rsidRPr="00665127">
        <w:rPr>
          <w:rFonts w:ascii="Times New Roman" w:hAnsi="Times New Roman" w:cs="Times New Roman"/>
          <w:sz w:val="24"/>
          <w:szCs w:val="24"/>
        </w:rPr>
        <w:t>3S 11.1V 10A 18650 Lithium Battery Overcharge and Over-current Protection board (BMS) ensures the security of battery pack. This battery management system design and Suitable for: 10.8V (Rated voltage of polymer battery) 11.1V (18650 or 3.7V lithium battery rated voltage) 12.6V (Lithium battery full charge voltage)</w:t>
      </w:r>
    </w:p>
    <w:p w:rsidR="001B29E4" w:rsidP="00D22265" w:rsidRDefault="001B29E4" w14:paraId="6748D1DC" w14:textId="5E626ECE">
      <w:pPr>
        <w:pStyle w:val="ListParagraph"/>
        <w:jc w:val="both"/>
        <w:rPr>
          <w:rFonts w:ascii="Times New Roman" w:hAnsi="Times New Roman" w:cs="Times New Roman"/>
          <w:b/>
          <w:bCs/>
          <w:sz w:val="24"/>
          <w:szCs w:val="24"/>
        </w:rPr>
      </w:pPr>
    </w:p>
    <w:p w:rsidR="00665127" w:rsidP="00665127" w:rsidRDefault="00665127" w14:paraId="0B7023B9" w14:textId="77777777">
      <w:pPr>
        <w:pStyle w:val="ListParagraph"/>
        <w:ind w:left="0"/>
        <w:jc w:val="both"/>
        <w:rPr>
          <w:rFonts w:ascii="Times New Roman" w:hAnsi="Times New Roman" w:cs="Times New Roman"/>
          <w:sz w:val="24"/>
          <w:szCs w:val="24"/>
        </w:rPr>
      </w:pPr>
      <w:r w:rsidRPr="00665127">
        <w:rPr>
          <w:rFonts w:ascii="Times New Roman" w:hAnsi="Times New Roman" w:cs="Times New Roman"/>
          <w:b/>
          <w:bCs/>
          <w:sz w:val="24"/>
          <w:szCs w:val="24"/>
        </w:rPr>
        <w:t>Features:</w:t>
      </w:r>
      <w:r w:rsidRPr="00665127">
        <w:rPr>
          <w:rFonts w:ascii="Times New Roman" w:hAnsi="Times New Roman" w:cs="Times New Roman"/>
          <w:sz w:val="24"/>
          <w:szCs w:val="24"/>
        </w:rPr>
        <w:br/>
      </w:r>
    </w:p>
    <w:p w:rsidRPr="00665127" w:rsidR="00665127" w:rsidP="00665127" w:rsidRDefault="00665127" w14:paraId="0DC742A9" w14:textId="77777777">
      <w:pPr>
        <w:pStyle w:val="ListParagraph"/>
        <w:numPr>
          <w:ilvl w:val="0"/>
          <w:numId w:val="17"/>
        </w:numPr>
        <w:jc w:val="both"/>
        <w:rPr>
          <w:rFonts w:ascii="Times New Roman" w:hAnsi="Times New Roman" w:cs="Times New Roman"/>
          <w:b/>
          <w:bCs/>
          <w:sz w:val="24"/>
          <w:szCs w:val="24"/>
        </w:rPr>
      </w:pPr>
      <w:r w:rsidRPr="00665127">
        <w:rPr>
          <w:rFonts w:ascii="Times New Roman" w:hAnsi="Times New Roman" w:cs="Times New Roman"/>
          <w:sz w:val="24"/>
          <w:szCs w:val="24"/>
        </w:rPr>
        <w:t>Three series of lithium battery protection board.</w:t>
      </w:r>
    </w:p>
    <w:p w:rsidRPr="00665127" w:rsidR="00665127" w:rsidP="00665127" w:rsidRDefault="00665127" w14:paraId="6A5CA9DD" w14:textId="77777777">
      <w:pPr>
        <w:pStyle w:val="ListParagraph"/>
        <w:numPr>
          <w:ilvl w:val="0"/>
          <w:numId w:val="17"/>
        </w:numPr>
        <w:jc w:val="both"/>
        <w:rPr>
          <w:rFonts w:ascii="Times New Roman" w:hAnsi="Times New Roman" w:cs="Times New Roman"/>
          <w:b/>
          <w:bCs/>
          <w:sz w:val="24"/>
          <w:szCs w:val="24"/>
        </w:rPr>
      </w:pPr>
      <w:r w:rsidRPr="00665127">
        <w:rPr>
          <w:rFonts w:ascii="Times New Roman" w:hAnsi="Times New Roman" w:cs="Times New Roman"/>
          <w:sz w:val="24"/>
          <w:szCs w:val="24"/>
        </w:rPr>
        <w:t>Automatically cancel protection after protection conditions restore.</w:t>
      </w:r>
    </w:p>
    <w:p w:rsidRPr="00665127" w:rsidR="00665127" w:rsidP="00665127" w:rsidRDefault="00665127" w14:paraId="074DA26A" w14:textId="1A91E721">
      <w:pPr>
        <w:pStyle w:val="ListParagraph"/>
        <w:numPr>
          <w:ilvl w:val="0"/>
          <w:numId w:val="17"/>
        </w:numPr>
        <w:jc w:val="both"/>
        <w:rPr>
          <w:rFonts w:ascii="Times New Roman" w:hAnsi="Times New Roman" w:cs="Times New Roman"/>
          <w:b/>
          <w:bCs/>
          <w:sz w:val="24"/>
          <w:szCs w:val="24"/>
        </w:rPr>
      </w:pPr>
      <w:r w:rsidRPr="00665127">
        <w:rPr>
          <w:rFonts w:ascii="Times New Roman" w:hAnsi="Times New Roman" w:cs="Times New Roman"/>
          <w:sz w:val="24"/>
          <w:szCs w:val="24"/>
        </w:rPr>
        <w:t>With the function of overcharge protection, over discharge protection, short circuit protection, over-current protection.</w:t>
      </w:r>
    </w:p>
    <w:p w:rsidRPr="00665127" w:rsidR="00665127" w:rsidP="00665127" w:rsidRDefault="00665127" w14:paraId="3EFC3AAA" w14:textId="77777777">
      <w:pPr>
        <w:pStyle w:val="ListParagraph"/>
        <w:numPr>
          <w:ilvl w:val="0"/>
          <w:numId w:val="17"/>
        </w:numPr>
        <w:jc w:val="both"/>
        <w:rPr>
          <w:rFonts w:ascii="Times New Roman" w:hAnsi="Times New Roman" w:cs="Times New Roman"/>
          <w:b/>
          <w:bCs/>
          <w:sz w:val="24"/>
          <w:szCs w:val="24"/>
        </w:rPr>
      </w:pPr>
      <w:r w:rsidRPr="00665127">
        <w:rPr>
          <w:rFonts w:ascii="Times New Roman" w:hAnsi="Times New Roman" w:cs="Times New Roman"/>
          <w:sz w:val="24"/>
          <w:szCs w:val="24"/>
        </w:rPr>
        <w:t>Suitable for lithium battery pack of 11.1V, 12V, 12.6V.</w:t>
      </w:r>
    </w:p>
    <w:p w:rsidRPr="00665127" w:rsidR="00665127" w:rsidP="00665127" w:rsidRDefault="00665127" w14:paraId="77BAD568" w14:textId="52310E3E">
      <w:pPr>
        <w:pStyle w:val="ListParagraph"/>
        <w:numPr>
          <w:ilvl w:val="0"/>
          <w:numId w:val="17"/>
        </w:numPr>
        <w:jc w:val="both"/>
        <w:rPr>
          <w:rFonts w:ascii="Times New Roman" w:hAnsi="Times New Roman" w:cs="Times New Roman"/>
          <w:b/>
          <w:bCs/>
          <w:sz w:val="24"/>
          <w:szCs w:val="24"/>
        </w:rPr>
      </w:pPr>
      <w:r w:rsidRPr="00665127">
        <w:rPr>
          <w:rFonts w:ascii="Times New Roman" w:hAnsi="Times New Roman" w:cs="Times New Roman"/>
          <w:sz w:val="24"/>
          <w:szCs w:val="24"/>
        </w:rPr>
        <w:t>Quiescent current &lt; 30uA, so power consumption is small.</w:t>
      </w:r>
    </w:p>
    <w:p w:rsidR="00665127" w:rsidP="00D22265" w:rsidRDefault="00665127" w14:paraId="1671B075" w14:textId="77777777">
      <w:pPr>
        <w:pStyle w:val="ListParagraph"/>
        <w:jc w:val="both"/>
        <w:rPr>
          <w:rFonts w:ascii="Times New Roman" w:hAnsi="Times New Roman" w:cs="Times New Roman"/>
          <w:b/>
          <w:bCs/>
          <w:sz w:val="24"/>
          <w:szCs w:val="24"/>
        </w:rPr>
      </w:pPr>
    </w:p>
    <w:p w:rsidR="001B29E4" w:rsidP="00D22265" w:rsidRDefault="00665127" w14:paraId="73CAD321" w14:textId="3DFAD6FA">
      <w:pPr>
        <w:pStyle w:val="ListParagraph"/>
        <w:jc w:val="both"/>
      </w:pPr>
      <w:r>
        <w:drawing>
          <wp:inline wp14:editId="5573937C" wp14:anchorId="279292EE">
            <wp:extent cx="1903181" cy="1402715"/>
            <wp:effectExtent l="0" t="0" r="1905" b="6985"/>
            <wp:docPr id="36" name="Picture 36" title=""/>
            <wp:cNvGraphicFramePr>
              <a:graphicFrameLocks noChangeAspect="1"/>
            </wp:cNvGraphicFramePr>
            <a:graphic>
              <a:graphicData uri="http://schemas.openxmlformats.org/drawingml/2006/picture">
                <pic:pic>
                  <pic:nvPicPr>
                    <pic:cNvPr id="0" name="Picture 36"/>
                    <pic:cNvPicPr/>
                  </pic:nvPicPr>
                  <pic:blipFill>
                    <a:blip r:embed="R20a33cf6042d4f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3181" cy="1402715"/>
                    </a:xfrm>
                    <a:prstGeom prst="rect">
                      <a:avLst/>
                    </a:prstGeom>
                  </pic:spPr>
                </pic:pic>
              </a:graphicData>
            </a:graphic>
          </wp:inline>
        </w:drawing>
      </w:r>
    </w:p>
    <w:tbl>
      <w:tblPr>
        <w:tblStyle w:val="TableGrid"/>
        <w:tblW w:w="0" w:type="auto"/>
        <w:tblInd w:w="720" w:type="dxa"/>
        <w:tblLayout w:type="fixed"/>
        <w:tblLook w:val="06A0" w:firstRow="1" w:lastRow="0" w:firstColumn="1" w:lastColumn="0" w:noHBand="1" w:noVBand="1"/>
      </w:tblPr>
      <w:tblGrid>
        <w:gridCol w:w="3555"/>
      </w:tblGrid>
      <w:tr w:rsidR="176AA419" w:rsidTr="176AA419" w14:paraId="47A53052" w14:textId="77777777">
        <w:tc>
          <w:tcPr>
            <w:tcW w:w="3555" w:type="dxa"/>
          </w:tcPr>
          <w:p w:rsidR="176AA419" w:rsidP="176AA419" w:rsidRDefault="176AA419" w14:paraId="40368B58" w14:textId="29B3334F">
            <w:pPr>
              <w:pStyle w:val="ListParagraph"/>
              <w:ind w:left="0"/>
              <w:rPr>
                <w:b/>
                <w:bCs/>
              </w:rPr>
            </w:pPr>
            <w:r w:rsidRPr="176AA419">
              <w:rPr>
                <w:b/>
                <w:bCs/>
              </w:rPr>
              <w:t>Fig 6 – Battery Management Circuit</w:t>
            </w:r>
          </w:p>
        </w:tc>
      </w:tr>
    </w:tbl>
    <w:p w:rsidR="176AA419" w:rsidP="176AA419" w:rsidRDefault="176AA419" w14:paraId="357ACA2E" w14:textId="138E60EC">
      <w:pPr>
        <w:pStyle w:val="ListParagraph"/>
        <w:jc w:val="both"/>
      </w:pPr>
    </w:p>
    <w:p w:rsidR="001B29E4" w:rsidP="00563ED6" w:rsidRDefault="00665127" w14:paraId="2DEAF160" w14:textId="574A742A">
      <w:pPr>
        <w:pStyle w:val="ListParagraph"/>
        <w:numPr>
          <w:ilvl w:val="1"/>
          <w:numId w:val="4"/>
        </w:numPr>
        <w:jc w:val="both"/>
        <w:rPr>
          <w:rFonts w:ascii="Times New Roman" w:hAnsi="Times New Roman" w:cs="Times New Roman"/>
          <w:b/>
          <w:bCs/>
          <w:sz w:val="24"/>
          <w:szCs w:val="24"/>
        </w:rPr>
      </w:pPr>
      <w:r>
        <w:rPr>
          <w:rFonts w:ascii="Times New Roman" w:hAnsi="Times New Roman" w:cs="Times New Roman"/>
          <w:b/>
          <w:bCs/>
          <w:sz w:val="24"/>
          <w:szCs w:val="24"/>
        </w:rPr>
        <w:t>MOSFET – Metal Oxide Semiconductor Field Effect Transistor.</w:t>
      </w:r>
    </w:p>
    <w:p w:rsidR="00563ED6" w:rsidP="00563ED6" w:rsidRDefault="00563ED6" w14:paraId="0C04472A" w14:textId="7211FF03">
      <w:pPr>
        <w:pStyle w:val="ListParagraph"/>
        <w:ind w:left="0"/>
        <w:jc w:val="both"/>
        <w:rPr>
          <w:rFonts w:ascii="Times New Roman" w:hAnsi="Times New Roman" w:cs="Times New Roman"/>
          <w:sz w:val="24"/>
          <w:szCs w:val="24"/>
        </w:rPr>
      </w:pPr>
    </w:p>
    <w:p w:rsidRPr="00283B76" w:rsidR="00283B76" w:rsidP="00283B76" w:rsidRDefault="00283B76" w14:paraId="549FCEA0" w14:textId="33C41645">
      <w:pPr>
        <w:pStyle w:val="ListParagraph"/>
        <w:ind w:left="0"/>
        <w:jc w:val="both"/>
        <w:rPr>
          <w:rFonts w:ascii="Times New Roman" w:hAnsi="Times New Roman" w:cs="Times New Roman"/>
          <w:sz w:val="24"/>
          <w:szCs w:val="24"/>
        </w:rPr>
      </w:pPr>
      <w:r w:rsidRPr="00283B76">
        <w:rPr>
          <w:rFonts w:ascii="Times New Roman" w:hAnsi="Times New Roman" w:cs="Times New Roman"/>
          <w:sz w:val="24"/>
          <w:szCs w:val="24"/>
        </w:rPr>
        <w:t>A MOSFET (Metal Oxide-Semiconductor Field Effect Transistor) is a semiconductor device that can be used as a solid-state switch. These are useful for controlling loads that draw more current, or require higher voltage, than a GPIO pin can supply. In their off state, MOSFETs are non-conducting, while in the</w:t>
      </w:r>
      <w:r>
        <w:rPr>
          <w:rFonts w:ascii="Times New Roman" w:hAnsi="Times New Roman" w:cs="Times New Roman"/>
          <w:sz w:val="24"/>
          <w:szCs w:val="24"/>
        </w:rPr>
        <w:t>re</w:t>
      </w:r>
      <w:r w:rsidRPr="00283B76">
        <w:rPr>
          <w:rFonts w:ascii="Times New Roman" w:hAnsi="Times New Roman" w:cs="Times New Roman"/>
          <w:sz w:val="24"/>
          <w:szCs w:val="24"/>
        </w:rPr>
        <w:t xml:space="preserve"> on state, they have an extremely low resistance - often measured in milliohms. MOSFETs can only be used to switch DC loads. </w:t>
      </w:r>
    </w:p>
    <w:p w:rsidRPr="00283B76" w:rsidR="00283B76" w:rsidP="00283B76" w:rsidRDefault="00283B76" w14:paraId="11C6BB80" w14:textId="77777777">
      <w:pPr>
        <w:pStyle w:val="ListParagraph"/>
        <w:ind w:left="0"/>
        <w:jc w:val="both"/>
        <w:rPr>
          <w:rFonts w:ascii="Times New Roman" w:hAnsi="Times New Roman" w:cs="Times New Roman"/>
          <w:sz w:val="24"/>
          <w:szCs w:val="24"/>
        </w:rPr>
      </w:pPr>
      <w:r w:rsidRPr="00283B76">
        <w:rPr>
          <w:rFonts w:ascii="Times New Roman" w:hAnsi="Times New Roman" w:cs="Times New Roman"/>
          <w:sz w:val="24"/>
          <w:szCs w:val="24"/>
        </w:rPr>
        <w:t xml:space="preserve">MOSFETs have three pins, Source, Drain, and Gate. The source is connected to ground (or the positive voltage, in a p-channel MOSFET), the drain is connected to the load, and the gate is connected to a GPIO pin on the </w:t>
      </w:r>
      <w:proofErr w:type="spellStart"/>
      <w:r w:rsidRPr="00283B76">
        <w:rPr>
          <w:rFonts w:ascii="Times New Roman" w:hAnsi="Times New Roman" w:cs="Times New Roman"/>
          <w:sz w:val="24"/>
          <w:szCs w:val="24"/>
        </w:rPr>
        <w:t>Espruino</w:t>
      </w:r>
      <w:proofErr w:type="spellEnd"/>
      <w:r w:rsidRPr="00283B76">
        <w:rPr>
          <w:rFonts w:ascii="Times New Roman" w:hAnsi="Times New Roman" w:cs="Times New Roman"/>
          <w:sz w:val="24"/>
          <w:szCs w:val="24"/>
        </w:rPr>
        <w:t xml:space="preserve">. The </w:t>
      </w:r>
      <w:r w:rsidRPr="00283B76">
        <w:rPr>
          <w:rFonts w:ascii="Times New Roman" w:hAnsi="Times New Roman" w:cs="Times New Roman"/>
          <w:i/>
          <w:iCs/>
          <w:sz w:val="24"/>
          <w:szCs w:val="24"/>
        </w:rPr>
        <w:t>voltage</w:t>
      </w:r>
      <w:r w:rsidRPr="00283B76">
        <w:rPr>
          <w:rFonts w:ascii="Times New Roman" w:hAnsi="Times New Roman" w:cs="Times New Roman"/>
          <w:sz w:val="24"/>
          <w:szCs w:val="24"/>
        </w:rPr>
        <w:t xml:space="preserve"> on the gate determines whether current can flow from the drain to the load - no current flows to or from the gate (unlike a bipolar junction transistor) - this means that if the gate is allowed to float, the FET may turn on, or off, in response to ambient electrical fields, or very tiny currents. As demonstration, one can wire up a MOSFET normally, except connecting nothing to the gate pin, and then touch the gate while holding either ground or a positive voltage - even through your body’s resistance, you can turn the FET on and off! To ensure that a MOSFET remains off even if the pin is not connected (ex, after </w:t>
      </w:r>
      <w:proofErr w:type="spellStart"/>
      <w:r w:rsidRPr="00283B76">
        <w:rPr>
          <w:rFonts w:ascii="Times New Roman" w:hAnsi="Times New Roman" w:cs="Times New Roman"/>
          <w:sz w:val="24"/>
          <w:szCs w:val="24"/>
        </w:rPr>
        <w:t>Espruino</w:t>
      </w:r>
      <w:proofErr w:type="spellEnd"/>
      <w:r w:rsidRPr="00283B76">
        <w:rPr>
          <w:rFonts w:ascii="Times New Roman" w:hAnsi="Times New Roman" w:cs="Times New Roman"/>
          <w:sz w:val="24"/>
          <w:szCs w:val="24"/>
        </w:rPr>
        <w:t xml:space="preserve"> </w:t>
      </w:r>
      <w:r w:rsidRPr="00283B76">
        <w:rPr>
          <w:rFonts w:ascii="Times New Roman" w:hAnsi="Times New Roman" w:cs="Times New Roman"/>
          <w:sz w:val="24"/>
          <w:szCs w:val="24"/>
        </w:rPr>
        <w:t>is reset), a pull-down resistor can be placed between gate and source.</w:t>
      </w:r>
    </w:p>
    <w:p w:rsidRPr="00283B76" w:rsidR="00283B76" w:rsidP="00283B76" w:rsidRDefault="00283B76" w14:paraId="1013DC25" w14:textId="77777777">
      <w:pPr>
        <w:pStyle w:val="ListParagraph"/>
        <w:ind w:left="0"/>
        <w:jc w:val="both"/>
        <w:rPr>
          <w:rFonts w:ascii="Times New Roman" w:hAnsi="Times New Roman" w:cs="Times New Roman"/>
          <w:sz w:val="24"/>
          <w:szCs w:val="24"/>
        </w:rPr>
      </w:pPr>
      <w:r w:rsidRPr="00283B76">
        <w:rPr>
          <w:rFonts w:ascii="Times New Roman" w:hAnsi="Times New Roman" w:cs="Times New Roman"/>
          <w:sz w:val="24"/>
          <w:szCs w:val="24"/>
        </w:rPr>
        <w:t xml:space="preserve">MOSFETs only switch current flowing in one direction; they have a diode between source and drain in the other direction (in other words, if the drain (on an N-channel device) falls below the voltage on the source, current will flow from the source to the drain). This diode, the "body diode" is a consequence of the manufacturing process. This is not to be confused with the diode sometimes placed between the drain and the power supply for the load - this is separate, and should be included when driving an inductive load. </w:t>
      </w:r>
    </w:p>
    <w:p w:rsidR="00283B76" w:rsidP="00563ED6" w:rsidRDefault="00283B76" w14:paraId="3770FB78" w14:textId="77777777">
      <w:pPr>
        <w:pStyle w:val="ListParagraph"/>
        <w:ind w:left="0"/>
        <w:jc w:val="both"/>
        <w:rPr>
          <w:rFonts w:ascii="Times New Roman" w:hAnsi="Times New Roman" w:cs="Times New Roman"/>
          <w:sz w:val="24"/>
          <w:szCs w:val="24"/>
        </w:rPr>
      </w:pPr>
    </w:p>
    <w:p w:rsidRPr="00283B76" w:rsidR="00283B76" w:rsidP="00283B76" w:rsidRDefault="00283B76" w14:paraId="7111E51C" w14:textId="3585277E">
      <w:pPr>
        <w:pStyle w:val="ListParagraph"/>
        <w:ind w:left="0"/>
        <w:jc w:val="both"/>
        <w:rPr>
          <w:rFonts w:ascii="Times New Roman" w:hAnsi="Times New Roman" w:cs="Times New Roman"/>
          <w:b/>
          <w:bCs/>
          <w:sz w:val="24"/>
          <w:szCs w:val="24"/>
        </w:rPr>
      </w:pPr>
      <w:r w:rsidRPr="00283B76">
        <w:rPr>
          <w:rFonts w:ascii="Times New Roman" w:hAnsi="Times New Roman" w:cs="Times New Roman"/>
          <w:b/>
          <w:bCs/>
          <w:sz w:val="24"/>
          <w:szCs w:val="24"/>
        </w:rPr>
        <w:t>N-channel vs P-channel</w:t>
      </w:r>
      <w:r>
        <w:rPr>
          <w:rFonts w:ascii="Times New Roman" w:hAnsi="Times New Roman" w:cs="Times New Roman"/>
          <w:b/>
          <w:bCs/>
          <w:sz w:val="24"/>
          <w:szCs w:val="24"/>
        </w:rPr>
        <w:t xml:space="preserve"> –</w:t>
      </w:r>
    </w:p>
    <w:p w:rsidRPr="00283B76" w:rsidR="00283B76" w:rsidP="00283B76" w:rsidRDefault="00283B76" w14:paraId="2C3F884D" w14:textId="77777777">
      <w:pPr>
        <w:pStyle w:val="ListParagraph"/>
        <w:ind w:left="0"/>
        <w:jc w:val="both"/>
        <w:rPr>
          <w:rFonts w:ascii="Times New Roman" w:hAnsi="Times New Roman" w:cs="Times New Roman"/>
          <w:sz w:val="24"/>
          <w:szCs w:val="24"/>
        </w:rPr>
      </w:pPr>
      <w:r w:rsidRPr="00283B76">
        <w:rPr>
          <w:rFonts w:ascii="Times New Roman" w:hAnsi="Times New Roman" w:cs="Times New Roman"/>
          <w:sz w:val="24"/>
          <w:szCs w:val="24"/>
        </w:rPr>
        <w:t>In an N-channel MOSFET, the source is connected to ground, the drain to the load, and the FET will turn on when a positive voltage is applied to the gate. N-channel MOSFETs are easier to work with, and are the most commonly used type. They are also easier to manufacture, and thus are available for lower prices with higher performance than p-channel MOSFETs.</w:t>
      </w:r>
    </w:p>
    <w:p w:rsidRPr="00283B76" w:rsidR="00283B76" w:rsidP="00283B76" w:rsidRDefault="00283B76" w14:paraId="1C5CB2F0" w14:textId="77777777">
      <w:pPr>
        <w:pStyle w:val="ListParagraph"/>
        <w:ind w:left="0"/>
        <w:jc w:val="both"/>
        <w:rPr>
          <w:rFonts w:ascii="Times New Roman" w:hAnsi="Times New Roman" w:cs="Times New Roman"/>
          <w:sz w:val="24"/>
          <w:szCs w:val="24"/>
        </w:rPr>
      </w:pPr>
      <w:r w:rsidRPr="00283B76">
        <w:rPr>
          <w:rFonts w:ascii="Times New Roman" w:hAnsi="Times New Roman" w:cs="Times New Roman"/>
          <w:sz w:val="24"/>
          <w:szCs w:val="24"/>
        </w:rPr>
        <w:t>In a P-channel MOSFET, the source is connected to a positive voltage, and the FET will turn on when the voltage on the gate is below the source voltage by a certain amount (</w:t>
      </w:r>
      <w:proofErr w:type="spellStart"/>
      <w:r w:rsidRPr="00283B76">
        <w:rPr>
          <w:rFonts w:ascii="Times New Roman" w:hAnsi="Times New Roman" w:cs="Times New Roman"/>
          <w:sz w:val="24"/>
          <w:szCs w:val="24"/>
        </w:rPr>
        <w:t>Vgs</w:t>
      </w:r>
      <w:proofErr w:type="spellEnd"/>
      <w:r w:rsidRPr="00283B76">
        <w:rPr>
          <w:rFonts w:ascii="Times New Roman" w:hAnsi="Times New Roman" w:cs="Times New Roman"/>
          <w:sz w:val="24"/>
          <w:szCs w:val="24"/>
        </w:rPr>
        <w:t xml:space="preserve"> &lt; 0). This means that if you want to use a P-channel </w:t>
      </w:r>
      <w:proofErr w:type="spellStart"/>
      <w:r w:rsidRPr="00283B76">
        <w:rPr>
          <w:rFonts w:ascii="Times New Roman" w:hAnsi="Times New Roman" w:cs="Times New Roman"/>
          <w:sz w:val="24"/>
          <w:szCs w:val="24"/>
        </w:rPr>
        <w:t>mosfet</w:t>
      </w:r>
      <w:proofErr w:type="spellEnd"/>
      <w:r w:rsidRPr="00283B76">
        <w:rPr>
          <w:rFonts w:ascii="Times New Roman" w:hAnsi="Times New Roman" w:cs="Times New Roman"/>
          <w:sz w:val="24"/>
          <w:szCs w:val="24"/>
        </w:rPr>
        <w:t xml:space="preserve"> to switch voltages higher than 5V, you'll need another transistor (of some sort) to turn it on and off.</w:t>
      </w:r>
    </w:p>
    <w:p w:rsidR="00563ED6" w:rsidP="00283B76" w:rsidRDefault="00563ED6" w14:paraId="1F021B17" w14:textId="55101FE7">
      <w:pPr>
        <w:pStyle w:val="ListParagraph"/>
        <w:ind w:left="0"/>
        <w:jc w:val="both"/>
        <w:rPr>
          <w:rFonts w:ascii="Times New Roman" w:hAnsi="Times New Roman" w:cs="Times New Roman"/>
          <w:sz w:val="24"/>
          <w:szCs w:val="24"/>
        </w:rPr>
      </w:pPr>
    </w:p>
    <w:p w:rsidRPr="00283B76" w:rsidR="00283B76" w:rsidP="00283B76" w:rsidRDefault="00283B76" w14:paraId="025548B1" w14:textId="0A920EEC">
      <w:pPr>
        <w:pStyle w:val="ListParagraph"/>
        <w:ind w:left="0"/>
        <w:jc w:val="both"/>
        <w:rPr>
          <w:rFonts w:ascii="Times New Roman" w:hAnsi="Times New Roman" w:cs="Times New Roman"/>
          <w:b/>
          <w:bCs/>
          <w:sz w:val="24"/>
          <w:szCs w:val="24"/>
        </w:rPr>
      </w:pPr>
      <w:r w:rsidRPr="00283B76">
        <w:rPr>
          <w:rFonts w:ascii="Times New Roman" w:hAnsi="Times New Roman" w:cs="Times New Roman"/>
          <w:b/>
          <w:bCs/>
          <w:sz w:val="24"/>
          <w:szCs w:val="24"/>
        </w:rPr>
        <w:t>MOSFETs vs Relays</w:t>
      </w:r>
    </w:p>
    <w:p w:rsidRPr="00283B76" w:rsidR="00283B76" w:rsidP="00283B76" w:rsidRDefault="00283B76" w14:paraId="1CD2544B" w14:textId="77777777">
      <w:pPr>
        <w:pStyle w:val="ListParagraph"/>
        <w:numPr>
          <w:ilvl w:val="0"/>
          <w:numId w:val="22"/>
        </w:numPr>
        <w:jc w:val="both"/>
        <w:rPr>
          <w:rFonts w:ascii="Times New Roman" w:hAnsi="Times New Roman" w:cs="Times New Roman"/>
          <w:sz w:val="24"/>
          <w:szCs w:val="24"/>
        </w:rPr>
      </w:pPr>
      <w:r w:rsidRPr="00283B76">
        <w:rPr>
          <w:rFonts w:ascii="Times New Roman" w:hAnsi="Times New Roman" w:cs="Times New Roman"/>
          <w:sz w:val="24"/>
          <w:szCs w:val="24"/>
        </w:rPr>
        <w:t xml:space="preserve">MOSFETs consume essentially no power, while relays use a significant amount of power when turned on. </w:t>
      </w:r>
    </w:p>
    <w:p w:rsidRPr="00283B76" w:rsidR="00283B76" w:rsidP="00283B76" w:rsidRDefault="00283B76" w14:paraId="4BF8783F" w14:textId="77777777">
      <w:pPr>
        <w:pStyle w:val="ListParagraph"/>
        <w:numPr>
          <w:ilvl w:val="0"/>
          <w:numId w:val="22"/>
        </w:numPr>
        <w:jc w:val="both"/>
        <w:rPr>
          <w:rFonts w:ascii="Times New Roman" w:hAnsi="Times New Roman" w:cs="Times New Roman"/>
          <w:sz w:val="24"/>
          <w:szCs w:val="24"/>
        </w:rPr>
      </w:pPr>
      <w:r w:rsidRPr="00283B76">
        <w:rPr>
          <w:rFonts w:ascii="Times New Roman" w:hAnsi="Times New Roman" w:cs="Times New Roman"/>
          <w:sz w:val="24"/>
          <w:szCs w:val="24"/>
        </w:rPr>
        <w:t xml:space="preserve">MOSFETs can be driven with PWM. Relays can't. </w:t>
      </w:r>
    </w:p>
    <w:p w:rsidRPr="00283B76" w:rsidR="00283B76" w:rsidP="00283B76" w:rsidRDefault="00283B76" w14:paraId="1629DFCE" w14:textId="77777777">
      <w:pPr>
        <w:pStyle w:val="ListParagraph"/>
        <w:numPr>
          <w:ilvl w:val="0"/>
          <w:numId w:val="22"/>
        </w:numPr>
        <w:jc w:val="both"/>
        <w:rPr>
          <w:rFonts w:ascii="Times New Roman" w:hAnsi="Times New Roman" w:cs="Times New Roman"/>
          <w:sz w:val="24"/>
          <w:szCs w:val="24"/>
        </w:rPr>
      </w:pPr>
      <w:r w:rsidRPr="00283B76">
        <w:rPr>
          <w:rFonts w:ascii="Times New Roman" w:hAnsi="Times New Roman" w:cs="Times New Roman"/>
          <w:sz w:val="24"/>
          <w:szCs w:val="24"/>
        </w:rPr>
        <w:t xml:space="preserve">MOSFETs require a shared ground (or supply for p-channel), while relays </w:t>
      </w:r>
      <w:r w:rsidRPr="00283B76">
        <w:rPr>
          <w:rFonts w:ascii="Times New Roman" w:hAnsi="Times New Roman" w:cs="Times New Roman"/>
          <w:sz w:val="24"/>
          <w:szCs w:val="24"/>
        </w:rPr>
        <w:lastRenderedPageBreak/>
        <w:t>completely isolate the circuit being driven.</w:t>
      </w:r>
    </w:p>
    <w:p w:rsidRPr="00283B76" w:rsidR="00283B76" w:rsidP="00283B76" w:rsidRDefault="00283B76" w14:paraId="5F7BB049" w14:textId="77777777">
      <w:pPr>
        <w:pStyle w:val="ListParagraph"/>
        <w:numPr>
          <w:ilvl w:val="0"/>
          <w:numId w:val="22"/>
        </w:numPr>
        <w:jc w:val="both"/>
        <w:rPr>
          <w:rFonts w:ascii="Times New Roman" w:hAnsi="Times New Roman" w:cs="Times New Roman"/>
          <w:sz w:val="24"/>
          <w:szCs w:val="24"/>
        </w:rPr>
      </w:pPr>
      <w:r w:rsidRPr="00283B76">
        <w:rPr>
          <w:rFonts w:ascii="Times New Roman" w:hAnsi="Times New Roman" w:cs="Times New Roman"/>
          <w:sz w:val="24"/>
          <w:szCs w:val="24"/>
        </w:rPr>
        <w:t xml:space="preserve">MOSFETs can only switch DC loads, while relays, being isolated, can switch AC as well. </w:t>
      </w:r>
    </w:p>
    <w:p w:rsidRPr="00283B76" w:rsidR="00283B76" w:rsidP="00283B76" w:rsidRDefault="00283B76" w14:paraId="2726C12E" w14:textId="32D75985">
      <w:pPr>
        <w:pStyle w:val="ListParagraph"/>
        <w:ind w:left="0"/>
        <w:jc w:val="both"/>
        <w:rPr>
          <w:rFonts w:ascii="Times New Roman" w:hAnsi="Times New Roman" w:cs="Times New Roman"/>
          <w:b/>
          <w:bCs/>
          <w:sz w:val="24"/>
          <w:szCs w:val="24"/>
        </w:rPr>
      </w:pPr>
      <w:r w:rsidRPr="00283B76">
        <w:rPr>
          <w:rFonts w:ascii="Times New Roman" w:hAnsi="Times New Roman" w:cs="Times New Roman"/>
          <w:b/>
          <w:bCs/>
          <w:sz w:val="24"/>
          <w:szCs w:val="24"/>
        </w:rPr>
        <w:t>MOSFETs vs Bipolar Junction Transistors</w:t>
      </w:r>
    </w:p>
    <w:p w:rsidRPr="00283B76" w:rsidR="00283B76" w:rsidP="00283B76" w:rsidRDefault="00283B76" w14:paraId="14CDC154" w14:textId="77777777">
      <w:pPr>
        <w:pStyle w:val="ListParagraph"/>
        <w:numPr>
          <w:ilvl w:val="0"/>
          <w:numId w:val="23"/>
        </w:numPr>
        <w:tabs>
          <w:tab w:val="clear" w:pos="720"/>
          <w:tab w:val="num" w:pos="0"/>
        </w:tabs>
        <w:ind w:left="0"/>
        <w:jc w:val="both"/>
        <w:rPr>
          <w:rFonts w:ascii="Times New Roman" w:hAnsi="Times New Roman" w:cs="Times New Roman"/>
          <w:sz w:val="24"/>
          <w:szCs w:val="24"/>
        </w:rPr>
      </w:pPr>
      <w:r w:rsidRPr="00283B76">
        <w:rPr>
          <w:rFonts w:ascii="Times New Roman" w:hAnsi="Times New Roman" w:cs="Times New Roman"/>
          <w:sz w:val="24"/>
          <w:szCs w:val="24"/>
        </w:rPr>
        <w:t xml:space="preserve">MOSFETs are controlled by voltage, not current. There is negligible gate current, whereas a BJT has a non-negligible base current. </w:t>
      </w:r>
    </w:p>
    <w:p w:rsidRPr="00283B76" w:rsidR="00283B76" w:rsidP="00283B76" w:rsidRDefault="00283B76" w14:paraId="347E6F29" w14:textId="77777777">
      <w:pPr>
        <w:pStyle w:val="ListParagraph"/>
        <w:numPr>
          <w:ilvl w:val="0"/>
          <w:numId w:val="23"/>
        </w:numPr>
        <w:tabs>
          <w:tab w:val="clear" w:pos="720"/>
          <w:tab w:val="num" w:pos="0"/>
        </w:tabs>
        <w:ind w:left="0"/>
        <w:jc w:val="both"/>
        <w:rPr>
          <w:rFonts w:ascii="Times New Roman" w:hAnsi="Times New Roman" w:cs="Times New Roman"/>
          <w:sz w:val="24"/>
          <w:szCs w:val="24"/>
        </w:rPr>
      </w:pPr>
      <w:r w:rsidRPr="00283B76">
        <w:rPr>
          <w:rFonts w:ascii="Times New Roman" w:hAnsi="Times New Roman" w:cs="Times New Roman"/>
          <w:sz w:val="24"/>
          <w:szCs w:val="24"/>
        </w:rPr>
        <w:t xml:space="preserve">MOSFETs often have a lower voltage drop in </w:t>
      </w:r>
      <w:proofErr w:type="gramStart"/>
      <w:r w:rsidRPr="00283B76">
        <w:rPr>
          <w:rFonts w:ascii="Times New Roman" w:hAnsi="Times New Roman" w:cs="Times New Roman"/>
          <w:sz w:val="24"/>
          <w:szCs w:val="24"/>
        </w:rPr>
        <w:t>their</w:t>
      </w:r>
      <w:proofErr w:type="gramEnd"/>
      <w:r w:rsidRPr="00283B76">
        <w:rPr>
          <w:rFonts w:ascii="Times New Roman" w:hAnsi="Times New Roman" w:cs="Times New Roman"/>
          <w:sz w:val="24"/>
          <w:szCs w:val="24"/>
        </w:rPr>
        <w:t xml:space="preserve"> on state.</w:t>
      </w:r>
    </w:p>
    <w:p w:rsidRPr="00283B76" w:rsidR="00283B76" w:rsidP="00283B76" w:rsidRDefault="00283B76" w14:paraId="717B41D9" w14:textId="2BAB53D0">
      <w:pPr>
        <w:pStyle w:val="ListParagraph"/>
        <w:numPr>
          <w:ilvl w:val="0"/>
          <w:numId w:val="23"/>
        </w:numPr>
        <w:tabs>
          <w:tab w:val="clear" w:pos="720"/>
          <w:tab w:val="num" w:pos="0"/>
        </w:tabs>
        <w:ind w:left="0"/>
        <w:jc w:val="both"/>
        <w:rPr>
          <w:rFonts w:ascii="Times New Roman" w:hAnsi="Times New Roman" w:cs="Times New Roman"/>
          <w:sz w:val="24"/>
          <w:szCs w:val="24"/>
        </w:rPr>
      </w:pPr>
      <w:r w:rsidRPr="00283B76">
        <w:rPr>
          <w:rFonts w:ascii="Times New Roman" w:hAnsi="Times New Roman" w:cs="Times New Roman"/>
          <w:sz w:val="24"/>
          <w:szCs w:val="24"/>
        </w:rPr>
        <w:t>MOSFETs will turn themselves on if the gate is allowed to float, BJTs require current to flow, so they will not.</w:t>
      </w:r>
    </w:p>
    <w:p w:rsidRPr="00283B76" w:rsidR="00283B76" w:rsidP="00283B76" w:rsidRDefault="00283B76" w14:paraId="209A0663" w14:textId="77777777">
      <w:pPr>
        <w:pStyle w:val="ListParagraph"/>
        <w:numPr>
          <w:ilvl w:val="0"/>
          <w:numId w:val="23"/>
        </w:numPr>
        <w:tabs>
          <w:tab w:val="clear" w:pos="720"/>
          <w:tab w:val="num" w:pos="0"/>
        </w:tabs>
        <w:ind w:left="0"/>
        <w:jc w:val="both"/>
        <w:rPr>
          <w:rFonts w:ascii="Times New Roman" w:hAnsi="Times New Roman" w:cs="Times New Roman"/>
          <w:sz w:val="24"/>
          <w:szCs w:val="24"/>
        </w:rPr>
      </w:pPr>
      <w:r w:rsidRPr="00283B76">
        <w:rPr>
          <w:rFonts w:ascii="Times New Roman" w:hAnsi="Times New Roman" w:cs="Times New Roman"/>
          <w:sz w:val="24"/>
          <w:szCs w:val="24"/>
        </w:rPr>
        <w:t>MOSFETs are often more expensive, and were historically more vulnerable to static damage.</w:t>
      </w:r>
    </w:p>
    <w:p w:rsidR="008D0040" w:rsidP="008D0040" w:rsidRDefault="002B0E5A" w14:paraId="12B82CF5" w14:textId="77777777">
      <w:pPr>
        <w:pStyle w:val="ListParagraph"/>
        <w:ind w:left="0"/>
        <w:jc w:val="both"/>
        <w:rPr>
          <w:rFonts w:ascii="Times New Roman" w:hAnsi="Times New Roman" w:cs="Times New Roman"/>
          <w:b/>
          <w:bCs/>
          <w:sz w:val="24"/>
          <w:szCs w:val="24"/>
        </w:rPr>
      </w:pPr>
      <w:r>
        <w:drawing>
          <wp:inline wp14:editId="756279ED" wp14:anchorId="210C4BE2">
            <wp:extent cx="1629259" cy="1602105"/>
            <wp:effectExtent l="0" t="0" r="9525"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7900f7e3e6104d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29259" cy="160210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2235"/>
      </w:tblGrid>
      <w:tr w:rsidR="176AA419" w:rsidTr="176AA419" w14:paraId="3E958702" w14:textId="77777777">
        <w:tc>
          <w:tcPr>
            <w:tcW w:w="2235" w:type="dxa"/>
          </w:tcPr>
          <w:p w:rsidR="176AA419" w:rsidP="176AA419" w:rsidRDefault="176AA419" w14:paraId="667C6827" w14:textId="240FF396">
            <w:pPr>
              <w:pStyle w:val="ListParagraph"/>
              <w:ind w:left="0"/>
              <w:rPr>
                <w:rFonts w:ascii="Times New Roman" w:hAnsi="Times New Roman" w:cs="Times New Roman"/>
                <w:b/>
                <w:bCs/>
                <w:sz w:val="24"/>
                <w:szCs w:val="24"/>
              </w:rPr>
            </w:pPr>
            <w:r w:rsidRPr="176AA419">
              <w:rPr>
                <w:rFonts w:ascii="Times New Roman" w:hAnsi="Times New Roman" w:cs="Times New Roman"/>
                <w:b/>
                <w:bCs/>
                <w:sz w:val="24"/>
                <w:szCs w:val="24"/>
              </w:rPr>
              <w:t>Fig 7 - MOSFET</w:t>
            </w:r>
          </w:p>
        </w:tc>
      </w:tr>
    </w:tbl>
    <w:p w:rsidRPr="008D0040" w:rsidR="00563ED6" w:rsidP="008D0040" w:rsidRDefault="00563ED6" w14:paraId="61048237" w14:textId="3EA16787">
      <w:pPr>
        <w:pStyle w:val="ListParagraph"/>
        <w:numPr>
          <w:ilvl w:val="1"/>
          <w:numId w:val="4"/>
        </w:numPr>
        <w:jc w:val="both"/>
        <w:rPr>
          <w:rFonts w:ascii="Times New Roman" w:hAnsi="Times New Roman" w:cs="Times New Roman"/>
          <w:b/>
          <w:bCs/>
          <w:sz w:val="24"/>
          <w:szCs w:val="24"/>
        </w:rPr>
      </w:pPr>
      <w:r w:rsidRPr="008D0040">
        <w:rPr>
          <w:rFonts w:ascii="Times New Roman" w:hAnsi="Times New Roman" w:cs="Times New Roman"/>
          <w:b/>
          <w:bCs/>
          <w:sz w:val="24"/>
          <w:szCs w:val="24"/>
        </w:rPr>
        <w:t>DC Motor</w:t>
      </w:r>
    </w:p>
    <w:p w:rsidR="00563ED6" w:rsidP="008D0040" w:rsidRDefault="00563ED6" w14:paraId="087C9A5F" w14:textId="7A94E1AE">
      <w:pPr>
        <w:pStyle w:val="ListParagraph"/>
        <w:ind w:left="0"/>
        <w:jc w:val="both"/>
        <w:rPr>
          <w:rFonts w:ascii="Times New Roman" w:hAnsi="Times New Roman" w:cs="Times New Roman"/>
          <w:b/>
          <w:bCs/>
          <w:sz w:val="24"/>
          <w:szCs w:val="24"/>
        </w:rPr>
      </w:pPr>
    </w:p>
    <w:p w:rsidRPr="00563ED6" w:rsidR="00563ED6" w:rsidP="008D0040" w:rsidRDefault="00563ED6" w14:paraId="7E75B5AD" w14:textId="3D9773F0">
      <w:pPr>
        <w:pStyle w:val="ListParagraph"/>
        <w:ind w:left="0"/>
        <w:jc w:val="both"/>
        <w:rPr>
          <w:rFonts w:ascii="Times New Roman" w:hAnsi="Times New Roman" w:cs="Times New Roman"/>
          <w:sz w:val="24"/>
          <w:szCs w:val="24"/>
        </w:rPr>
      </w:pPr>
      <w:r w:rsidRPr="00563ED6">
        <w:rPr>
          <w:rFonts w:ascii="Times New Roman" w:hAnsi="Times New Roman" w:cs="Times New Roman"/>
          <w:sz w:val="24"/>
          <w:szCs w:val="24"/>
        </w:rPr>
        <w:t>A DC motor may be an automatically commutated motor steam-powered from DC (DC). In DC motor,</w:t>
      </w:r>
      <w:r>
        <w:rPr>
          <w:rFonts w:ascii="Times New Roman" w:hAnsi="Times New Roman" w:cs="Times New Roman"/>
          <w:sz w:val="24"/>
          <w:szCs w:val="24"/>
        </w:rPr>
        <w:t xml:space="preserve"> </w:t>
      </w:r>
      <w:r w:rsidRPr="00563ED6">
        <w:rPr>
          <w:rFonts w:ascii="Times New Roman" w:hAnsi="Times New Roman" w:cs="Times New Roman"/>
          <w:sz w:val="24"/>
          <w:szCs w:val="24"/>
        </w:rPr>
        <w:t xml:space="preserve">operation is predicated on easy electromagnetism. A current-carrying conductor generates a field; once this can be then placed in associate degree external magnetic field, it'll expertise a force proportional to the present within the conductor, and to the strength of the external field. Opposite (North and South) polarities of magnet attract, whereas like polarities (North and North, South and South) repel. the inner configuration of a DC motor is intended </w:t>
      </w:r>
      <w:r w:rsidRPr="00563ED6">
        <w:rPr>
          <w:rFonts w:ascii="Times New Roman" w:hAnsi="Times New Roman" w:cs="Times New Roman"/>
          <w:sz w:val="24"/>
          <w:szCs w:val="24"/>
        </w:rPr>
        <w:t>to harness the magnetic interaction between a current-carrying conductor associate degreed an external field to come up with motility motion.</w:t>
      </w:r>
    </w:p>
    <w:p w:rsidR="00563ED6" w:rsidP="00D22265" w:rsidRDefault="00563ED6" w14:paraId="512C7BC7" w14:textId="529C1557">
      <w:pPr>
        <w:pStyle w:val="ListParagraph"/>
        <w:jc w:val="both"/>
        <w:rPr>
          <w:rFonts w:ascii="Times New Roman" w:hAnsi="Times New Roman" w:cs="Times New Roman"/>
          <w:b/>
          <w:bCs/>
          <w:sz w:val="24"/>
          <w:szCs w:val="24"/>
        </w:rPr>
      </w:pPr>
    </w:p>
    <w:p w:rsidRPr="008D0040" w:rsidR="001B4561" w:rsidP="008D0040" w:rsidRDefault="176AA419" w14:paraId="0DE286AE" w14:textId="53FBC2B2">
      <w:pPr>
        <w:pStyle w:val="ListParagraph"/>
        <w:numPr>
          <w:ilvl w:val="0"/>
          <w:numId w:val="4"/>
        </w:numPr>
        <w:jc w:val="both"/>
        <w:rPr>
          <w:rFonts w:ascii="Times New Roman" w:hAnsi="Times New Roman" w:cs="Times New Roman"/>
          <w:b/>
          <w:bCs/>
          <w:sz w:val="24"/>
          <w:szCs w:val="24"/>
        </w:rPr>
      </w:pPr>
      <w:r w:rsidRPr="176AA419">
        <w:rPr>
          <w:rFonts w:ascii="Times New Roman" w:hAnsi="Times New Roman" w:cs="Times New Roman"/>
          <w:b/>
          <w:bCs/>
          <w:sz w:val="24"/>
          <w:szCs w:val="24"/>
        </w:rPr>
        <w:t>Servo Motor in Depth</w:t>
      </w:r>
    </w:p>
    <w:p w:rsidRPr="009B7DE8" w:rsidR="009B7DE8" w:rsidP="009B7DE8" w:rsidRDefault="009B7DE8" w14:paraId="03144CC6" w14:textId="77777777">
      <w:pPr>
        <w:pStyle w:val="ListParagraph"/>
        <w:jc w:val="both"/>
        <w:rPr>
          <w:rFonts w:ascii="Times New Roman" w:hAnsi="Times New Roman" w:cs="Times New Roman"/>
          <w:b/>
          <w:bCs/>
          <w:sz w:val="24"/>
          <w:szCs w:val="24"/>
        </w:rPr>
      </w:pPr>
    </w:p>
    <w:p w:rsidRPr="009B7DE8" w:rsidR="009B7DE8" w:rsidP="009B7DE8" w:rsidRDefault="009B7DE8" w14:paraId="510574E0" w14:textId="77777777">
      <w:pPr>
        <w:pStyle w:val="ListParagraph"/>
        <w:ind w:left="0"/>
        <w:jc w:val="both"/>
        <w:rPr>
          <w:rFonts w:ascii="Times New Roman" w:hAnsi="Times New Roman" w:cs="Times New Roman"/>
          <w:sz w:val="24"/>
          <w:szCs w:val="24"/>
        </w:rPr>
      </w:pPr>
      <w:r w:rsidRPr="009B7DE8">
        <w:rPr>
          <w:rFonts w:ascii="Times New Roman" w:hAnsi="Times New Roman" w:cs="Times New Roman"/>
          <w:sz w:val="24"/>
          <w:szCs w:val="24"/>
        </w:rPr>
        <w:t>Servo is a general term for a closed loop control system.</w:t>
      </w:r>
    </w:p>
    <w:p w:rsidR="009B7DE8" w:rsidP="009B7DE8" w:rsidRDefault="009B7DE8" w14:paraId="59618386" w14:textId="3C899FDD">
      <w:pPr>
        <w:pStyle w:val="ListParagraph"/>
        <w:ind w:left="0"/>
        <w:jc w:val="both"/>
        <w:rPr>
          <w:rFonts w:ascii="Times New Roman" w:hAnsi="Times New Roman" w:cs="Times New Roman"/>
          <w:sz w:val="24"/>
          <w:szCs w:val="24"/>
        </w:rPr>
      </w:pPr>
      <w:r w:rsidRPr="009B7DE8">
        <w:rPr>
          <w:rFonts w:ascii="Times New Roman" w:hAnsi="Times New Roman" w:cs="Times New Roman"/>
          <w:sz w:val="24"/>
          <w:szCs w:val="24"/>
        </w:rPr>
        <w:t>A closed loop system uses the feedback signal to adjust the speed and direction of the motor to achieve the desired result.</w:t>
      </w:r>
    </w:p>
    <w:p w:rsidRPr="009B7DE8" w:rsidR="009B7DE8" w:rsidP="009B7DE8" w:rsidRDefault="009B7DE8" w14:paraId="06C6B4C2" w14:textId="77777777">
      <w:pPr>
        <w:pStyle w:val="ListParagraph"/>
        <w:ind w:left="0"/>
        <w:jc w:val="both"/>
        <w:rPr>
          <w:rFonts w:ascii="Times New Roman" w:hAnsi="Times New Roman" w:cs="Times New Roman"/>
          <w:sz w:val="24"/>
          <w:szCs w:val="24"/>
        </w:rPr>
      </w:pPr>
    </w:p>
    <w:p w:rsidR="009B7DE8" w:rsidP="009B7DE8" w:rsidRDefault="009B7DE8" w14:paraId="0CFF96D5" w14:textId="1011374B">
      <w:pPr>
        <w:pStyle w:val="ListParagraph"/>
        <w:ind w:left="0"/>
        <w:jc w:val="both"/>
      </w:pPr>
      <w:r>
        <w:drawing>
          <wp:inline wp14:editId="2C75CAB6" wp14:anchorId="479A1A8A">
            <wp:extent cx="2743200" cy="985520"/>
            <wp:effectExtent l="0" t="0" r="0" b="5080"/>
            <wp:docPr id="51" name="Picture 51" descr="servo motor closed loop system block diagram" title=""/>
            <wp:cNvGraphicFramePr>
              <a:graphicFrameLocks noChangeAspect="1"/>
            </wp:cNvGraphicFramePr>
            <a:graphic>
              <a:graphicData uri="http://schemas.openxmlformats.org/drawingml/2006/picture">
                <pic:pic>
                  <pic:nvPicPr>
                    <pic:cNvPr id="0" name="Picture 51"/>
                    <pic:cNvPicPr/>
                  </pic:nvPicPr>
                  <pic:blipFill>
                    <a:blip r:embed="R050c95e3d0fa4d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98552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3555"/>
      </w:tblGrid>
      <w:tr w:rsidR="176AA419" w:rsidTr="176AA419" w14:paraId="0F2EE606" w14:textId="77777777">
        <w:tc>
          <w:tcPr>
            <w:tcW w:w="3555" w:type="dxa"/>
          </w:tcPr>
          <w:p w:rsidR="176AA419" w:rsidP="176AA419" w:rsidRDefault="176AA419" w14:paraId="54A37903" w14:textId="6296191A">
            <w:pPr>
              <w:pStyle w:val="ListParagraph"/>
              <w:ind w:left="0"/>
              <w:rPr>
                <w:b/>
                <w:bCs/>
              </w:rPr>
            </w:pPr>
            <w:r w:rsidRPr="176AA419">
              <w:rPr>
                <w:b/>
                <w:bCs/>
              </w:rPr>
              <w:t>Fig 8 –Block diagram of servo motor</w:t>
            </w:r>
          </w:p>
        </w:tc>
      </w:tr>
    </w:tbl>
    <w:p w:rsidRPr="009B7DE8" w:rsidR="009B7DE8" w:rsidP="009B7DE8" w:rsidRDefault="009B7DE8" w14:paraId="7F82F04A" w14:textId="77777777">
      <w:pPr>
        <w:pStyle w:val="ListParagraph"/>
        <w:ind w:left="0"/>
        <w:jc w:val="both"/>
        <w:rPr>
          <w:rFonts w:ascii="Times New Roman" w:hAnsi="Times New Roman" w:cs="Times New Roman"/>
          <w:sz w:val="24"/>
          <w:szCs w:val="24"/>
        </w:rPr>
      </w:pPr>
    </w:p>
    <w:p w:rsidRPr="009B7DE8" w:rsidR="009B7DE8" w:rsidP="009B7DE8" w:rsidRDefault="009B7DE8" w14:paraId="444A131D" w14:textId="77777777">
      <w:pPr>
        <w:pStyle w:val="ListParagraph"/>
        <w:ind w:left="0"/>
        <w:jc w:val="both"/>
        <w:rPr>
          <w:rFonts w:ascii="Times New Roman" w:hAnsi="Times New Roman" w:cs="Times New Roman"/>
          <w:sz w:val="24"/>
          <w:szCs w:val="24"/>
        </w:rPr>
      </w:pPr>
      <w:r w:rsidRPr="009B7DE8">
        <w:rPr>
          <w:rFonts w:ascii="Times New Roman" w:hAnsi="Times New Roman" w:cs="Times New Roman"/>
          <w:sz w:val="24"/>
          <w:szCs w:val="24"/>
        </w:rPr>
        <w:t>RC servo motor works on the same principal. It contains a small DC motor connected to the output shaft through the gears.</w:t>
      </w:r>
    </w:p>
    <w:p w:rsidRPr="009B7DE8" w:rsidR="009B7DE8" w:rsidP="009B7DE8" w:rsidRDefault="009B7DE8" w14:paraId="68CC200A" w14:textId="77777777">
      <w:pPr>
        <w:pStyle w:val="ListParagraph"/>
        <w:ind w:left="0"/>
        <w:jc w:val="both"/>
        <w:rPr>
          <w:rFonts w:ascii="Times New Roman" w:hAnsi="Times New Roman" w:cs="Times New Roman"/>
          <w:sz w:val="24"/>
          <w:szCs w:val="24"/>
        </w:rPr>
      </w:pPr>
      <w:r w:rsidRPr="009B7DE8">
        <w:rPr>
          <w:rFonts w:ascii="Times New Roman" w:hAnsi="Times New Roman" w:cs="Times New Roman"/>
          <w:sz w:val="24"/>
          <w:szCs w:val="24"/>
        </w:rPr>
        <w:t>The output shaft drives a servo arm and is also connected to a potentiometer (pot).</w:t>
      </w:r>
    </w:p>
    <w:p w:rsidRPr="009B7DE8" w:rsidR="009B7DE8" w:rsidP="009B7DE8" w:rsidRDefault="009B7DE8" w14:paraId="79F61E09" w14:textId="080BDDB4">
      <w:pPr>
        <w:pStyle w:val="ListParagraph"/>
        <w:ind w:left="0"/>
        <w:jc w:val="both"/>
      </w:pPr>
      <w:r>
        <w:drawing>
          <wp:inline wp14:editId="6C1B3915" wp14:anchorId="7DF8E8BC">
            <wp:extent cx="2743200" cy="1527810"/>
            <wp:effectExtent l="0" t="0" r="0" b="0"/>
            <wp:docPr id="42" name="Picture 42" descr="servo motor internal structure illustration" title=""/>
            <wp:cNvGraphicFramePr>
              <a:graphicFrameLocks noChangeAspect="1"/>
            </wp:cNvGraphicFramePr>
            <a:graphic>
              <a:graphicData uri="http://schemas.openxmlformats.org/drawingml/2006/picture">
                <pic:pic>
                  <pic:nvPicPr>
                    <pic:cNvPr id="0" name="Picture 42"/>
                    <pic:cNvPicPr/>
                  </pic:nvPicPr>
                  <pic:blipFill>
                    <a:blip r:embed="Rc5a240e936e145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52781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2400"/>
      </w:tblGrid>
      <w:tr w:rsidR="176AA419" w:rsidTr="176AA419" w14:paraId="726B3B86" w14:textId="77777777">
        <w:tc>
          <w:tcPr>
            <w:tcW w:w="2400" w:type="dxa"/>
          </w:tcPr>
          <w:p w:rsidR="176AA419" w:rsidP="176AA419" w:rsidRDefault="176AA419" w14:paraId="2C7605B2" w14:textId="26CE342F">
            <w:pPr>
              <w:pStyle w:val="ListParagraph"/>
              <w:ind w:left="0"/>
              <w:rPr>
                <w:b/>
                <w:bCs/>
              </w:rPr>
            </w:pPr>
            <w:r w:rsidRPr="176AA419">
              <w:rPr>
                <w:b/>
                <w:bCs/>
              </w:rPr>
              <w:t xml:space="preserve">Fig 9 – RC servo motor </w:t>
            </w:r>
          </w:p>
        </w:tc>
      </w:tr>
    </w:tbl>
    <w:p w:rsidRPr="009B7DE8" w:rsidR="009B7DE8" w:rsidP="009B7DE8" w:rsidRDefault="009B7DE8" w14:paraId="71EB2984" w14:textId="77777777">
      <w:pPr>
        <w:pStyle w:val="ListParagraph"/>
        <w:ind w:left="0"/>
        <w:jc w:val="both"/>
        <w:rPr>
          <w:rFonts w:ascii="Times New Roman" w:hAnsi="Times New Roman" w:cs="Times New Roman"/>
          <w:sz w:val="24"/>
          <w:szCs w:val="24"/>
        </w:rPr>
      </w:pPr>
      <w:r w:rsidRPr="009B7DE8">
        <w:rPr>
          <w:rFonts w:ascii="Times New Roman" w:hAnsi="Times New Roman" w:cs="Times New Roman"/>
          <w:sz w:val="24"/>
          <w:szCs w:val="24"/>
        </w:rPr>
        <w:t>The potentiometer provides position feedback to the servo control unit where the current position of the motor is compared to the target position.</w:t>
      </w:r>
    </w:p>
    <w:p w:rsidR="009B7DE8" w:rsidP="009B7DE8" w:rsidRDefault="009B7DE8" w14:paraId="65A49CAB" w14:textId="66855383">
      <w:pPr>
        <w:pStyle w:val="ListParagraph"/>
        <w:ind w:left="0"/>
        <w:jc w:val="both"/>
        <w:rPr>
          <w:rFonts w:ascii="Times New Roman" w:hAnsi="Times New Roman" w:cs="Times New Roman"/>
          <w:sz w:val="24"/>
          <w:szCs w:val="24"/>
        </w:rPr>
      </w:pPr>
      <w:r w:rsidRPr="009B7DE8">
        <w:rPr>
          <w:rFonts w:ascii="Times New Roman" w:hAnsi="Times New Roman" w:cs="Times New Roman"/>
          <w:sz w:val="24"/>
          <w:szCs w:val="24"/>
        </w:rPr>
        <w:t>According to the error, the control unit corrects the actual position of the motor so that it matches the target position.</w:t>
      </w:r>
    </w:p>
    <w:p w:rsidRPr="009B7DE8" w:rsidR="008D0040" w:rsidP="009B7DE8" w:rsidRDefault="008D0040" w14:paraId="23E1BBE8" w14:textId="77777777">
      <w:pPr>
        <w:pStyle w:val="ListParagraph"/>
        <w:ind w:left="0"/>
        <w:jc w:val="both"/>
        <w:rPr>
          <w:rFonts w:ascii="Times New Roman" w:hAnsi="Times New Roman" w:cs="Times New Roman"/>
          <w:sz w:val="24"/>
          <w:szCs w:val="24"/>
        </w:rPr>
      </w:pPr>
    </w:p>
    <w:p w:rsidRPr="008D0040" w:rsidR="009B7DE8" w:rsidP="008D0040" w:rsidRDefault="009B7DE8" w14:paraId="4FD2C65F" w14:textId="77777777">
      <w:pPr>
        <w:pStyle w:val="ListParagraph"/>
        <w:numPr>
          <w:ilvl w:val="1"/>
          <w:numId w:val="4"/>
        </w:numPr>
        <w:spacing w:before="100" w:beforeAutospacing="1" w:after="100" w:afterAutospacing="1" w:line="240" w:lineRule="auto"/>
        <w:rPr>
          <w:rFonts w:ascii="Times New Roman" w:hAnsi="Times New Roman" w:cs="Times New Roman"/>
          <w:b/>
          <w:bCs/>
          <w:sz w:val="24"/>
          <w:szCs w:val="24"/>
        </w:rPr>
      </w:pPr>
      <w:r w:rsidRPr="008D0040">
        <w:rPr>
          <w:rFonts w:ascii="Times New Roman" w:hAnsi="Times New Roman" w:cs="Times New Roman"/>
          <w:b/>
          <w:bCs/>
          <w:sz w:val="24"/>
          <w:szCs w:val="24"/>
        </w:rPr>
        <w:t>How Servo Motors Work?</w:t>
      </w:r>
    </w:p>
    <w:p w:rsidRPr="009B7DE8" w:rsidR="009B7DE8" w:rsidP="009B7DE8" w:rsidRDefault="009B7DE8" w14:paraId="64111309" w14:textId="59BBF3FD">
      <w:p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lastRenderedPageBreak/>
        <w:t>You can control the servo motor by sending a series of pulses to the signal line. A conventional analog servo motor expects to receive a pulse roughly every 20 milliseconds (i.e., signal should be 50Hz).</w:t>
      </w:r>
    </w:p>
    <w:p w:rsidRPr="009B7DE8" w:rsidR="009B7DE8" w:rsidP="009B7DE8" w:rsidRDefault="009B7DE8" w14:paraId="7E142904" w14:textId="77777777">
      <w:p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The length of the pulse determines the position of the servo motor.</w:t>
      </w:r>
    </w:p>
    <w:p w:rsidRPr="009B7DE8" w:rsidR="009B7DE8" w:rsidP="176AA419" w:rsidRDefault="009B7DE8" w14:paraId="66767C1B" w14:textId="4D1368C2">
      <w:pPr>
        <w:spacing w:before="100" w:beforeAutospacing="1" w:after="100" w:afterAutospacing="1" w:line="240" w:lineRule="auto"/>
      </w:pPr>
      <w:r>
        <w:drawing>
          <wp:inline wp14:editId="557697DE" wp14:anchorId="78C8F102">
            <wp:extent cx="2743200" cy="1853565"/>
            <wp:effectExtent l="0" t="0" r="0" b="0"/>
            <wp:docPr id="52" name="Picture 52" descr="servo motor working timing diagram" title=""/>
            <wp:cNvGraphicFramePr>
              <a:graphicFrameLocks noChangeAspect="1"/>
            </wp:cNvGraphicFramePr>
            <a:graphic>
              <a:graphicData uri="http://schemas.openxmlformats.org/drawingml/2006/picture">
                <pic:pic>
                  <pic:nvPicPr>
                    <pic:cNvPr id="0" name="Picture 52"/>
                    <pic:cNvPicPr/>
                  </pic:nvPicPr>
                  <pic:blipFill>
                    <a:blip r:embed="Rc5fea5bae4704b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185356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110"/>
      </w:tblGrid>
      <w:tr w:rsidR="176AA419" w:rsidTr="176AA419" w14:paraId="4C42F799" w14:textId="77777777">
        <w:tc>
          <w:tcPr>
            <w:tcW w:w="4110" w:type="dxa"/>
          </w:tcPr>
          <w:p w:rsidR="176AA419" w:rsidP="176AA419" w:rsidRDefault="176AA419" w14:paraId="744F5F18" w14:textId="2706535A">
            <w:pPr>
              <w:rPr>
                <w:b/>
                <w:bCs/>
              </w:rPr>
            </w:pPr>
            <w:r w:rsidRPr="176AA419">
              <w:rPr>
                <w:b/>
                <w:bCs/>
              </w:rPr>
              <w:t>Fig 10 – Working principle of Servo Motor</w:t>
            </w:r>
          </w:p>
        </w:tc>
      </w:tr>
    </w:tbl>
    <w:p w:rsidR="176AA419" w:rsidP="176AA419" w:rsidRDefault="176AA419" w14:paraId="2FA1F50B" w14:textId="17A17693">
      <w:pPr>
        <w:spacing w:beforeAutospacing="1" w:afterAutospacing="1" w:line="240" w:lineRule="auto"/>
        <w:rPr>
          <w:rFonts w:ascii="Times New Roman" w:hAnsi="Times New Roman" w:cs="Times New Roman"/>
          <w:sz w:val="24"/>
          <w:szCs w:val="24"/>
        </w:rPr>
      </w:pPr>
    </w:p>
    <w:p w:rsidRPr="009B7DE8" w:rsidR="009B7DE8" w:rsidP="009B7DE8" w:rsidRDefault="009B7DE8" w14:paraId="6A84092C" w14:textId="77777777">
      <w:pPr>
        <w:numPr>
          <w:ilvl w:val="0"/>
          <w:numId w:val="19"/>
        </w:num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If the pulse is high for 1ms, then the servo angle will be zero.</w:t>
      </w:r>
    </w:p>
    <w:p w:rsidRPr="009B7DE8" w:rsidR="009B7DE8" w:rsidP="009B7DE8" w:rsidRDefault="009B7DE8" w14:paraId="6660D65E" w14:textId="77777777">
      <w:pPr>
        <w:numPr>
          <w:ilvl w:val="0"/>
          <w:numId w:val="19"/>
        </w:num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If the pulse is high for 1.5ms, then the servo will be at its center position.</w:t>
      </w:r>
    </w:p>
    <w:p w:rsidRPr="009B7DE8" w:rsidR="009B7DE8" w:rsidP="009B7DE8" w:rsidRDefault="009B7DE8" w14:paraId="2C0CB7E1" w14:textId="77777777">
      <w:pPr>
        <w:numPr>
          <w:ilvl w:val="0"/>
          <w:numId w:val="19"/>
        </w:num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If the pulse is high for 2ms, then the servo will at 180 degrees.</w:t>
      </w:r>
    </w:p>
    <w:p w:rsidRPr="009B7DE8" w:rsidR="009B7DE8" w:rsidP="009B7DE8" w:rsidRDefault="009B7DE8" w14:paraId="7EF70382" w14:textId="77777777">
      <w:pPr>
        <w:numPr>
          <w:ilvl w:val="0"/>
          <w:numId w:val="19"/>
        </w:num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Pulses ranging between 1ms and 2ms will move the servo shaft through the full 180 degrees of its travel.</w:t>
      </w:r>
    </w:p>
    <w:p w:rsidRPr="009B7DE8" w:rsidR="009B7DE8" w:rsidP="008D0040" w:rsidRDefault="009B7DE8" w14:paraId="217A15AD" w14:textId="77777777">
      <w:pPr>
        <w:pStyle w:val="Heading2"/>
        <w:numPr>
          <w:ilvl w:val="1"/>
          <w:numId w:val="4"/>
        </w:numPr>
        <w:rPr>
          <w:rFonts w:ascii="Times New Roman" w:hAnsi="Times New Roman" w:cs="Times New Roman"/>
          <w:b/>
          <w:bCs/>
          <w:color w:val="auto"/>
          <w:sz w:val="24"/>
          <w:szCs w:val="24"/>
        </w:rPr>
      </w:pPr>
      <w:r w:rsidRPr="009B7DE8">
        <w:rPr>
          <w:rFonts w:ascii="Times New Roman" w:hAnsi="Times New Roman" w:cs="Times New Roman"/>
          <w:b/>
          <w:bCs/>
          <w:color w:val="auto"/>
          <w:sz w:val="24"/>
          <w:szCs w:val="24"/>
        </w:rPr>
        <w:t>Servo Motor Pinout</w:t>
      </w:r>
    </w:p>
    <w:p w:rsidR="009B7DE8" w:rsidP="009B7DE8" w:rsidRDefault="009B7DE8" w14:paraId="639E59AC" w14:textId="77777777">
      <w:pPr>
        <w:pStyle w:val="NormalWeb"/>
      </w:pPr>
      <w:r>
        <w:t>Servo motors typically have three connections and are as follows:</w:t>
      </w:r>
    </w:p>
    <w:p w:rsidR="009B7DE8" w:rsidP="009B7DE8" w:rsidRDefault="009B7DE8" w14:paraId="4CE314CB" w14:textId="170918B7">
      <w:r>
        <w:rPr>
          <w:noProof/>
        </w:rPr>
        <w:drawing>
          <wp:inline distT="0" distB="0" distL="0" distR="0" wp14:anchorId="358098FE" wp14:editId="4CD75167">
            <wp:extent cx="2230095" cy="2476147"/>
            <wp:effectExtent l="0" t="0" r="0" b="635"/>
            <wp:docPr id="54" name="Picture 54" descr="servo mo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o motor pinout"/>
                    <pic:cNvPicPr>
                      <a:picLocks noChangeAspect="1" noChangeArrowheads="1"/>
                    </pic:cNvPicPr>
                  </pic:nvPicPr>
                  <pic:blipFill rotWithShape="1">
                    <a:blip r:embed="rId23">
                      <a:extLst>
                        <a:ext uri="{28A0092B-C50C-407E-A947-70E740481C1C}">
                          <a14:useLocalDpi xmlns:a14="http://schemas.microsoft.com/office/drawing/2010/main" val="0"/>
                        </a:ext>
                      </a:extLst>
                    </a:blip>
                    <a:srcRect r="868" b="10452"/>
                    <a:stretch/>
                  </pic:blipFill>
                  <pic:spPr bwMode="auto">
                    <a:xfrm>
                      <a:off x="0" y="0"/>
                      <a:ext cx="2241550" cy="248886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2865" w:type="dxa"/>
        <w:tblLayout w:type="fixed"/>
        <w:tblLook w:val="06A0" w:firstRow="1" w:lastRow="0" w:firstColumn="1" w:lastColumn="0" w:noHBand="1" w:noVBand="1"/>
      </w:tblPr>
      <w:tblGrid>
        <w:gridCol w:w="2865"/>
      </w:tblGrid>
      <w:tr w:rsidR="176AA419" w:rsidTr="28DD78B9" w14:paraId="688248F9" w14:textId="77777777">
        <w:tc>
          <w:tcPr>
            <w:tcW w:w="2865" w:type="dxa"/>
          </w:tcPr>
          <w:p w:rsidR="176AA419" w:rsidP="176AA419" w:rsidRDefault="28DD78B9" w14:paraId="6359C503" w14:textId="2BB58DD8">
            <w:r>
              <w:t xml:space="preserve"> </w:t>
            </w:r>
            <w:r w:rsidRPr="28DD78B9">
              <w:rPr>
                <w:b/>
                <w:bCs/>
              </w:rPr>
              <w:t>Fig 11 – Servo motor Pinout</w:t>
            </w:r>
          </w:p>
        </w:tc>
      </w:tr>
    </w:tbl>
    <w:p w:rsidR="009B7DE8" w:rsidP="009B7DE8" w:rsidRDefault="009B7DE8" w14:paraId="3EA18C82" w14:textId="77777777">
      <w:pPr>
        <w:pStyle w:val="NormalWeb"/>
      </w:pPr>
      <w:r w:rsidRPr="009B7DE8">
        <w:rPr>
          <w:rStyle w:val="pinout"/>
          <w:b/>
          <w:bCs/>
        </w:rPr>
        <w:t>GND</w:t>
      </w:r>
      <w:r>
        <w:t xml:space="preserve"> is a common ground for both the motor and logic.</w:t>
      </w:r>
    </w:p>
    <w:p w:rsidR="009B7DE8" w:rsidP="009B7DE8" w:rsidRDefault="009B7DE8" w14:paraId="56982C1F" w14:textId="77777777">
      <w:pPr>
        <w:pStyle w:val="NormalWeb"/>
      </w:pPr>
      <w:r w:rsidRPr="009B7DE8">
        <w:rPr>
          <w:rStyle w:val="pinout"/>
          <w:b/>
          <w:bCs/>
        </w:rPr>
        <w:t>5V</w:t>
      </w:r>
      <w:r>
        <w:t xml:space="preserve"> is a positive voltage that powers the servo.</w:t>
      </w:r>
    </w:p>
    <w:p w:rsidR="009B7DE8" w:rsidP="009B7DE8" w:rsidRDefault="009B7DE8" w14:paraId="26E17363" w14:textId="77777777">
      <w:pPr>
        <w:pStyle w:val="NormalWeb"/>
      </w:pPr>
      <w:r w:rsidRPr="009B7DE8">
        <w:rPr>
          <w:rStyle w:val="pinout"/>
          <w:b/>
          <w:bCs/>
        </w:rPr>
        <w:t>Control</w:t>
      </w:r>
      <w:r>
        <w:t xml:space="preserve"> is input for the control system.</w:t>
      </w:r>
    </w:p>
    <w:p w:rsidRPr="008D0040" w:rsidR="009B7DE8" w:rsidP="008D0040" w:rsidRDefault="009B7DE8" w14:paraId="3ABCEC9D" w14:textId="77777777">
      <w:pPr>
        <w:pStyle w:val="ListParagraph"/>
        <w:numPr>
          <w:ilvl w:val="1"/>
          <w:numId w:val="4"/>
        </w:numPr>
        <w:spacing w:before="100" w:beforeAutospacing="1" w:after="100" w:afterAutospacing="1" w:line="240" w:lineRule="auto"/>
        <w:rPr>
          <w:rFonts w:ascii="Times New Roman" w:hAnsi="Times New Roman" w:cs="Times New Roman"/>
          <w:b/>
          <w:bCs/>
          <w:sz w:val="24"/>
          <w:szCs w:val="24"/>
        </w:rPr>
      </w:pPr>
      <w:r w:rsidRPr="008D0040">
        <w:rPr>
          <w:rFonts w:ascii="Times New Roman" w:hAnsi="Times New Roman" w:cs="Times New Roman"/>
          <w:b/>
          <w:bCs/>
          <w:sz w:val="24"/>
          <w:szCs w:val="24"/>
        </w:rPr>
        <w:t>Wiring Servo Motor to Arduino UNO</w:t>
      </w:r>
    </w:p>
    <w:p w:rsidRPr="009B7DE8" w:rsidR="009B7DE8" w:rsidP="009B7DE8" w:rsidRDefault="009B7DE8" w14:paraId="7CCE1F91" w14:textId="1963DEBB">
      <w:p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 xml:space="preserve">hook </w:t>
      </w:r>
      <w:r>
        <w:rPr>
          <w:rFonts w:ascii="Times New Roman" w:hAnsi="Times New Roman" w:cs="Times New Roman"/>
          <w:sz w:val="24"/>
          <w:szCs w:val="24"/>
        </w:rPr>
        <w:t xml:space="preserve">up </w:t>
      </w:r>
      <w:r w:rsidRPr="009B7DE8">
        <w:rPr>
          <w:rFonts w:ascii="Times New Roman" w:hAnsi="Times New Roman" w:cs="Times New Roman"/>
          <w:sz w:val="24"/>
          <w:szCs w:val="24"/>
        </w:rPr>
        <w:t>the servo motor up to the Arduino.</w:t>
      </w:r>
    </w:p>
    <w:p w:rsidRPr="009B7DE8" w:rsidR="009B7DE8" w:rsidP="009B7DE8" w:rsidRDefault="009B7DE8" w14:paraId="0A9E0A65" w14:textId="47417EBF">
      <w:p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For example, let’s use SG90 Micro Servo Motor. It runs on 4.8-6VDC (5V Typical) and can rotate approximately 180 degrees (90 in each direction).</w:t>
      </w:r>
    </w:p>
    <w:p w:rsidRPr="009B7DE8" w:rsidR="009B7DE8" w:rsidP="009B7DE8" w:rsidRDefault="009B7DE8" w14:paraId="6C017CF6" w14:textId="77777777">
      <w:p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It consumes around 10mA at idle and 100mA to 250mA when moving, so we can power it up through 5-volt output on the Arduino.</w:t>
      </w:r>
    </w:p>
    <w:p w:rsidRPr="009B7DE8" w:rsidR="009B7DE8" w:rsidP="009B7DE8" w:rsidRDefault="009B7DE8" w14:paraId="1023D305" w14:textId="77777777">
      <w:p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If you have a servo that consumes more than 250mA, consider using a separate power supply for your servo.</w:t>
      </w:r>
    </w:p>
    <w:p w:rsidRPr="009B7DE8" w:rsidR="009B7DE8" w:rsidP="009B7DE8" w:rsidRDefault="009B7DE8" w14:paraId="49631ECA" w14:textId="77777777">
      <w:p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Connect the Red wire to the 5V on Arduino (or DC jack) and Black/Brown wire to ground. Finally connect the Orange/Yellow wire to the PWM enabled pin 9.</w:t>
      </w:r>
    </w:p>
    <w:p w:rsidRPr="009B7DE8" w:rsidR="009B7DE8" w:rsidP="009B7DE8" w:rsidRDefault="009B7DE8" w14:paraId="7AA0F928" w14:textId="11A7141E">
      <w:pPr>
        <w:spacing w:before="100" w:beforeAutospacing="1" w:after="100" w:afterAutospacing="1" w:line="240" w:lineRule="auto"/>
        <w:rPr>
          <w:rFonts w:ascii="Times New Roman" w:hAnsi="Times New Roman" w:cs="Times New Roman"/>
          <w:sz w:val="24"/>
          <w:szCs w:val="24"/>
        </w:rPr>
      </w:pPr>
      <w:r>
        <w:drawing>
          <wp:inline wp14:editId="5C2AD257" wp14:anchorId="4090078C">
            <wp:extent cx="2743200" cy="2130425"/>
            <wp:effectExtent l="0" t="0" r="0" b="3175"/>
            <wp:docPr id="56" name="Picture 56" descr="connecting servo motor to arduino uno sweep code" title=""/>
            <wp:cNvGraphicFramePr>
              <a:graphicFrameLocks noChangeAspect="1"/>
            </wp:cNvGraphicFramePr>
            <a:graphic>
              <a:graphicData uri="http://schemas.openxmlformats.org/drawingml/2006/picture">
                <pic:pic>
                  <pic:nvPicPr>
                    <pic:cNvPr id="0" name="Picture 56"/>
                    <pic:cNvPicPr/>
                  </pic:nvPicPr>
                  <pic:blipFill>
                    <a:blip r:embed="R77ced3a360f24b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2130425"/>
                    </a:xfrm>
                    <a:prstGeom prst="rect">
                      <a:avLst/>
                    </a:prstGeom>
                  </pic:spPr>
                </pic:pic>
              </a:graphicData>
            </a:graphic>
          </wp:inline>
        </w:drawing>
      </w:r>
    </w:p>
    <w:p w:rsidR="008D0040" w:rsidP="009B7DE8" w:rsidRDefault="008D0040" w14:paraId="3E7DD667" w14:textId="77777777">
      <w:pPr>
        <w:spacing w:before="100" w:beforeAutospacing="1" w:after="100" w:afterAutospacing="1" w:line="240" w:lineRule="auto"/>
        <w:rPr>
          <w:rFonts w:ascii="Times New Roman" w:hAnsi="Times New Roman" w:cs="Times New Roman"/>
          <w:b/>
          <w:bCs/>
          <w:sz w:val="24"/>
          <w:szCs w:val="24"/>
        </w:rPr>
      </w:pPr>
    </w:p>
    <w:tbl>
      <w:tblPr>
        <w:tblStyle w:val="TableGrid"/>
        <w:tblW w:w="0" w:type="auto"/>
        <w:tblLayout w:type="fixed"/>
        <w:tblLook w:val="06A0" w:firstRow="1" w:lastRow="0" w:firstColumn="1" w:lastColumn="0" w:noHBand="1" w:noVBand="1"/>
      </w:tblPr>
      <w:tblGrid>
        <w:gridCol w:w="4965"/>
      </w:tblGrid>
      <w:tr w:rsidR="28DD78B9" w:rsidTr="28DD78B9" w14:paraId="1D379688" w14:textId="77777777">
        <w:tc>
          <w:tcPr>
            <w:tcW w:w="4965" w:type="dxa"/>
          </w:tcPr>
          <w:p w:rsidR="28DD78B9" w:rsidP="28DD78B9" w:rsidRDefault="28DD78B9" w14:paraId="28AD46B1" w14:textId="55B2F117">
            <w:pPr>
              <w:rPr>
                <w:rFonts w:ascii="Times New Roman" w:hAnsi="Times New Roman" w:cs="Times New Roman"/>
                <w:b/>
                <w:bCs/>
                <w:sz w:val="24"/>
                <w:szCs w:val="24"/>
              </w:rPr>
            </w:pPr>
            <w:r w:rsidRPr="28DD78B9">
              <w:rPr>
                <w:rFonts w:ascii="Times New Roman" w:hAnsi="Times New Roman" w:cs="Times New Roman"/>
                <w:b/>
                <w:bCs/>
                <w:sz w:val="24"/>
                <w:szCs w:val="24"/>
              </w:rPr>
              <w:t>Fig 12 – Wiring Servo Motor to Arduino Uno</w:t>
            </w:r>
          </w:p>
        </w:tc>
      </w:tr>
    </w:tbl>
    <w:p w:rsidR="28DD78B9" w:rsidP="28DD78B9" w:rsidRDefault="28DD78B9" w14:paraId="5B3F720E" w14:textId="6963E1AD">
      <w:pPr>
        <w:spacing w:beforeAutospacing="1" w:afterAutospacing="1" w:line="240" w:lineRule="auto"/>
        <w:rPr>
          <w:rFonts w:ascii="Times New Roman" w:hAnsi="Times New Roman" w:cs="Times New Roman"/>
          <w:b/>
          <w:bCs/>
          <w:sz w:val="24"/>
          <w:szCs w:val="24"/>
        </w:rPr>
      </w:pPr>
    </w:p>
    <w:p w:rsidRPr="008D0040" w:rsidR="009B7DE8" w:rsidP="008D0040" w:rsidRDefault="009B7DE8" w14:paraId="0C836234" w14:textId="7C97121E">
      <w:pPr>
        <w:pStyle w:val="ListParagraph"/>
        <w:numPr>
          <w:ilvl w:val="1"/>
          <w:numId w:val="4"/>
        </w:numPr>
        <w:spacing w:before="100" w:beforeAutospacing="1" w:after="100" w:afterAutospacing="1" w:line="240" w:lineRule="auto"/>
        <w:rPr>
          <w:rFonts w:ascii="Times New Roman" w:hAnsi="Times New Roman" w:cs="Times New Roman"/>
          <w:b/>
          <w:bCs/>
          <w:sz w:val="24"/>
          <w:szCs w:val="24"/>
        </w:rPr>
      </w:pPr>
      <w:r w:rsidRPr="008D0040">
        <w:rPr>
          <w:rFonts w:ascii="Times New Roman" w:hAnsi="Times New Roman" w:cs="Times New Roman"/>
          <w:b/>
          <w:bCs/>
          <w:sz w:val="24"/>
          <w:szCs w:val="24"/>
        </w:rPr>
        <w:t>Arduino Code – Sweep</w:t>
      </w:r>
    </w:p>
    <w:p w:rsidRPr="009B7DE8" w:rsidR="009B7DE8" w:rsidP="009B7DE8" w:rsidRDefault="009B7DE8" w14:paraId="275B234F" w14:textId="77777777">
      <w:p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For our first Arduino sketch, we will use one of the built-in examples that come with the Arduino IDE.</w:t>
      </w:r>
    </w:p>
    <w:p w:rsidRPr="009B7DE8" w:rsidR="009B7DE8" w:rsidP="009B7DE8" w:rsidRDefault="009B7DE8" w14:paraId="6E664CF0" w14:textId="77777777">
      <w:pPr>
        <w:spacing w:before="100" w:beforeAutospacing="1" w:after="100" w:afterAutospacing="1" w:line="240" w:lineRule="auto"/>
        <w:rPr>
          <w:rFonts w:ascii="Times New Roman" w:hAnsi="Times New Roman" w:cs="Times New Roman"/>
          <w:sz w:val="24"/>
          <w:szCs w:val="24"/>
        </w:rPr>
      </w:pPr>
      <w:r w:rsidRPr="009B7DE8">
        <w:rPr>
          <w:rFonts w:ascii="Times New Roman" w:hAnsi="Times New Roman" w:cs="Times New Roman"/>
          <w:sz w:val="24"/>
          <w:szCs w:val="24"/>
        </w:rPr>
        <w:t>Go to the Examples sub-menu. Select the Servo and Load the Sweep sketch.</w:t>
      </w:r>
    </w:p>
    <w:p w:rsidRPr="009B7DE8" w:rsidR="009B7DE8" w:rsidP="009B7DE8" w:rsidRDefault="009B7DE8" w14:paraId="65A278B7" w14:textId="4949F336">
      <w:pPr>
        <w:spacing w:before="100" w:beforeAutospacing="1" w:after="100" w:afterAutospacing="1" w:line="240" w:lineRule="auto"/>
        <w:rPr>
          <w:rFonts w:ascii="Times New Roman" w:hAnsi="Times New Roman" w:cs="Times New Roman"/>
          <w:sz w:val="24"/>
          <w:szCs w:val="24"/>
        </w:rPr>
      </w:pPr>
      <w:r>
        <w:drawing>
          <wp:inline wp14:editId="00D8809D" wp14:anchorId="707E5CD9">
            <wp:extent cx="2743200" cy="2913380"/>
            <wp:effectExtent l="0" t="0" r="0" b="1270"/>
            <wp:docPr id="55" name="Picture 55" descr="servo sweep example" title=""/>
            <wp:cNvGraphicFramePr>
              <a:graphicFrameLocks noChangeAspect="1"/>
            </wp:cNvGraphicFramePr>
            <a:graphic>
              <a:graphicData uri="http://schemas.openxmlformats.org/drawingml/2006/picture">
                <pic:pic>
                  <pic:nvPicPr>
                    <pic:cNvPr id="0" name="Picture 55"/>
                    <pic:cNvPicPr/>
                  </pic:nvPicPr>
                  <pic:blipFill>
                    <a:blip r:embed="R86c237d7e6f345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2913380"/>
                    </a:xfrm>
                    <a:prstGeom prst="rect">
                      <a:avLst/>
                    </a:prstGeom>
                  </pic:spPr>
                </pic:pic>
              </a:graphicData>
            </a:graphic>
          </wp:inline>
        </w:drawing>
      </w:r>
    </w:p>
    <w:p w:rsidRPr="009B7DE8" w:rsidR="009B7DE8" w:rsidP="009B7DE8" w:rsidRDefault="009B7DE8" w14:paraId="24FDE31E" w14:textId="159A2E3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After</w:t>
      </w:r>
      <w:r w:rsidRPr="009B7DE8">
        <w:rPr>
          <w:rFonts w:ascii="Times New Roman" w:hAnsi="Times New Roman" w:cs="Times New Roman"/>
          <w:sz w:val="24"/>
          <w:szCs w:val="24"/>
        </w:rPr>
        <w:t xml:space="preserve"> upload</w:t>
      </w:r>
      <w:r>
        <w:rPr>
          <w:rFonts w:ascii="Times New Roman" w:hAnsi="Times New Roman" w:cs="Times New Roman"/>
          <w:sz w:val="24"/>
          <w:szCs w:val="24"/>
        </w:rPr>
        <w:t>ing</w:t>
      </w:r>
      <w:r w:rsidRPr="009B7DE8">
        <w:rPr>
          <w:rFonts w:ascii="Times New Roman" w:hAnsi="Times New Roman" w:cs="Times New Roman"/>
          <w:sz w:val="24"/>
          <w:szCs w:val="24"/>
        </w:rPr>
        <w:t xml:space="preserve"> the sketch. </w:t>
      </w:r>
      <w:r>
        <w:rPr>
          <w:rFonts w:ascii="Times New Roman" w:hAnsi="Times New Roman" w:cs="Times New Roman"/>
          <w:sz w:val="24"/>
          <w:szCs w:val="24"/>
        </w:rPr>
        <w:t>It is observed that</w:t>
      </w:r>
      <w:r w:rsidRPr="009B7DE8">
        <w:rPr>
          <w:rFonts w:ascii="Times New Roman" w:hAnsi="Times New Roman" w:cs="Times New Roman"/>
          <w:sz w:val="24"/>
          <w:szCs w:val="24"/>
        </w:rPr>
        <w:t xml:space="preserve"> the motor</w:t>
      </w:r>
      <w:r>
        <w:rPr>
          <w:rFonts w:ascii="Times New Roman" w:hAnsi="Times New Roman" w:cs="Times New Roman"/>
          <w:sz w:val="24"/>
          <w:szCs w:val="24"/>
        </w:rPr>
        <w:t xml:space="preserve"> starts</w:t>
      </w:r>
      <w:r w:rsidRPr="009B7DE8">
        <w:rPr>
          <w:rFonts w:ascii="Times New Roman" w:hAnsi="Times New Roman" w:cs="Times New Roman"/>
          <w:sz w:val="24"/>
          <w:szCs w:val="24"/>
        </w:rPr>
        <w:t xml:space="preserve"> moving in one direction and then going back in another</w:t>
      </w:r>
      <w:r>
        <w:rPr>
          <w:rFonts w:ascii="Times New Roman" w:hAnsi="Times New Roman" w:cs="Times New Roman"/>
          <w:sz w:val="24"/>
          <w:szCs w:val="24"/>
        </w:rPr>
        <w:t xml:space="preserve"> immediately</w:t>
      </w:r>
      <w:r w:rsidRPr="009B7DE8">
        <w:rPr>
          <w:rFonts w:ascii="Times New Roman" w:hAnsi="Times New Roman" w:cs="Times New Roman"/>
          <w:sz w:val="24"/>
          <w:szCs w:val="24"/>
        </w:rPr>
        <w:t>.</w:t>
      </w:r>
    </w:p>
    <w:p w:rsidR="009B7DE8" w:rsidP="001B4561" w:rsidRDefault="009B7DE8" w14:paraId="784D2A94" w14:textId="77777777">
      <w:pPr>
        <w:spacing w:before="100" w:beforeAutospacing="1" w:after="100" w:afterAutospacing="1" w:line="240" w:lineRule="auto"/>
        <w:rPr>
          <w:rFonts w:ascii="Times New Roman" w:hAnsi="Times New Roman" w:cs="Times New Roman"/>
          <w:sz w:val="24"/>
          <w:szCs w:val="24"/>
        </w:rPr>
      </w:pPr>
      <w:r>
        <w:drawing>
          <wp:inline wp14:editId="5D61AA2B" wp14:anchorId="7A5BD903">
            <wp:extent cx="2743200" cy="2230120"/>
            <wp:effectExtent l="0" t="0" r="0" b="0"/>
            <wp:docPr id="57" name="Picture 57" title=""/>
            <wp:cNvGraphicFramePr>
              <a:graphicFrameLocks noChangeAspect="1"/>
            </wp:cNvGraphicFramePr>
            <a:graphic>
              <a:graphicData uri="http://schemas.openxmlformats.org/drawingml/2006/picture">
                <pic:pic>
                  <pic:nvPicPr>
                    <pic:cNvPr id="0" name="Picture 57"/>
                    <pic:cNvPicPr/>
                  </pic:nvPicPr>
                  <pic:blipFill>
                    <a:blip r:embed="R79dfb318da8e4d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2230120"/>
                    </a:xfrm>
                    <a:prstGeom prst="rect">
                      <a:avLst/>
                    </a:prstGeom>
                  </pic:spPr>
                </pic:pic>
              </a:graphicData>
            </a:graphic>
          </wp:inline>
        </w:drawing>
      </w:r>
    </w:p>
    <w:p w:rsidR="009B7DE8" w:rsidP="001B4561" w:rsidRDefault="009B7DE8" w14:paraId="6F680FA2" w14:textId="77777777">
      <w:pPr>
        <w:spacing w:before="100" w:beforeAutospacing="1" w:after="100" w:afterAutospacing="1" w:line="240" w:lineRule="auto"/>
        <w:rPr>
          <w:rFonts w:ascii="Times New Roman" w:hAnsi="Times New Roman" w:cs="Times New Roman"/>
          <w:sz w:val="24"/>
          <w:szCs w:val="24"/>
        </w:rPr>
      </w:pPr>
    </w:p>
    <w:p w:rsidR="009B7DE8" w:rsidP="001B4561" w:rsidRDefault="009B7DE8" w14:paraId="7A35BC12" w14:textId="77777777">
      <w:pPr>
        <w:spacing w:before="100" w:beforeAutospacing="1" w:after="100" w:afterAutospacing="1" w:line="240" w:lineRule="auto"/>
        <w:rPr>
          <w:rFonts w:ascii="Times New Roman" w:hAnsi="Times New Roman" w:cs="Times New Roman"/>
          <w:sz w:val="24"/>
          <w:szCs w:val="24"/>
        </w:rPr>
      </w:pPr>
    </w:p>
    <w:p w:rsidRPr="009B7DE8" w:rsidR="009B7DE8" w:rsidP="008D0040" w:rsidRDefault="009B7DE8" w14:paraId="68A616ED" w14:textId="77777777">
      <w:pPr>
        <w:pStyle w:val="Heading3"/>
        <w:numPr>
          <w:ilvl w:val="1"/>
          <w:numId w:val="4"/>
        </w:numPr>
        <w:rPr>
          <w:rFonts w:ascii="Times New Roman" w:hAnsi="Times New Roman" w:cs="Times New Roman"/>
          <w:b/>
          <w:bCs/>
          <w:color w:val="auto"/>
        </w:rPr>
      </w:pPr>
      <w:r w:rsidRPr="009B7DE8">
        <w:rPr>
          <w:rFonts w:ascii="Times New Roman" w:hAnsi="Times New Roman" w:cs="Times New Roman"/>
          <w:b/>
          <w:bCs/>
          <w:color w:val="auto"/>
        </w:rPr>
        <w:t>Explanation:</w:t>
      </w:r>
    </w:p>
    <w:p w:rsidR="009B7DE8" w:rsidP="009B7DE8" w:rsidRDefault="009B7DE8" w14:paraId="46CA7783" w14:textId="77777777">
      <w:pPr>
        <w:pStyle w:val="NormalWeb"/>
      </w:pPr>
      <w:r>
        <w:t xml:space="preserve">Controlling servos is not an easy task, but luckily for us, Arduino IDE already contains a very nice library called </w:t>
      </w:r>
      <w:r>
        <w:rPr>
          <w:rStyle w:val="Strong"/>
        </w:rPr>
        <w:t>Servo</w:t>
      </w:r>
      <w:r>
        <w:t>. It includes simple commands so that you can quickly instruct the servo to turn to a particular angle.</w:t>
      </w:r>
    </w:p>
    <w:p w:rsidR="009B7DE8" w:rsidP="009B7DE8" w:rsidRDefault="009B7DE8" w14:paraId="6057A844" w14:textId="77777777">
      <w:pPr>
        <w:pStyle w:val="NormalWeb"/>
      </w:pPr>
      <w:r>
        <w:t>If you are going to use these commands, you need to tell the Arduino IDE that you are using the library with this command:</w:t>
      </w:r>
    </w:p>
    <w:p w:rsidR="009B7DE8" w:rsidP="009B7DE8" w:rsidRDefault="009B7DE8" w14:paraId="1DDF2414" w14:textId="77777777">
      <w:pPr>
        <w:pStyle w:val="HTMLPreformatted"/>
      </w:pPr>
      <w:r>
        <w:rPr>
          <w:rStyle w:val="HTMLCode"/>
        </w:rPr>
        <w:t xml:space="preserve">#include </w:t>
      </w:r>
      <w:r>
        <w:rPr>
          <w:rStyle w:val="str"/>
        </w:rPr>
        <w:t>&lt;</w:t>
      </w:r>
      <w:proofErr w:type="spellStart"/>
      <w:r>
        <w:rPr>
          <w:rStyle w:val="str"/>
        </w:rPr>
        <w:t>Servo.h</w:t>
      </w:r>
      <w:proofErr w:type="spellEnd"/>
      <w:r>
        <w:rPr>
          <w:rStyle w:val="str"/>
        </w:rPr>
        <w:t>&gt;</w:t>
      </w:r>
    </w:p>
    <w:p w:rsidR="009B7DE8" w:rsidP="009B7DE8" w:rsidRDefault="009B7DE8" w14:paraId="1477D1E9" w14:textId="77777777">
      <w:pPr>
        <w:pStyle w:val="NormalWeb"/>
      </w:pPr>
      <w:r>
        <w:t>The next thing we do is declare the Arduino pin to which the control pin of the servo motor is connected.</w:t>
      </w:r>
    </w:p>
    <w:p w:rsidR="009B7DE8" w:rsidP="009B7DE8" w:rsidRDefault="009B7DE8" w14:paraId="53BC856D" w14:textId="77777777">
      <w:pPr>
        <w:pStyle w:val="HTMLPreformatted"/>
      </w:pPr>
      <w:r>
        <w:rPr>
          <w:rStyle w:val="kwd"/>
          <w:rFonts w:eastAsiaTheme="majorEastAsia"/>
        </w:rPr>
        <w:t>int</w:t>
      </w:r>
      <w:r>
        <w:rPr>
          <w:rStyle w:val="HTMLCode"/>
        </w:rPr>
        <w:t xml:space="preserve"> </w:t>
      </w:r>
      <w:proofErr w:type="spellStart"/>
      <w:r>
        <w:rPr>
          <w:rStyle w:val="HTMLCode"/>
        </w:rPr>
        <w:t>servoPin</w:t>
      </w:r>
      <w:proofErr w:type="spellEnd"/>
      <w:r>
        <w:rPr>
          <w:rStyle w:val="HTMLCode"/>
        </w:rPr>
        <w:t xml:space="preserve"> = </w:t>
      </w:r>
      <w:r>
        <w:rPr>
          <w:rStyle w:val="lit"/>
          <w:rFonts w:eastAsiaTheme="majorEastAsia"/>
        </w:rPr>
        <w:t>9</w:t>
      </w:r>
      <w:r>
        <w:rPr>
          <w:rStyle w:val="HTMLCode"/>
        </w:rPr>
        <w:t>;</w:t>
      </w:r>
    </w:p>
    <w:p w:rsidR="009B7DE8" w:rsidP="009B7DE8" w:rsidRDefault="009B7DE8" w14:paraId="02577FC4" w14:textId="77777777">
      <w:pPr>
        <w:pStyle w:val="NormalWeb"/>
      </w:pPr>
      <w:r>
        <w:t>Below line creates a servo object.</w:t>
      </w:r>
    </w:p>
    <w:p w:rsidR="009B7DE8" w:rsidP="009B7DE8" w:rsidRDefault="009B7DE8" w14:paraId="71CD3B85" w14:textId="77777777">
      <w:pPr>
        <w:pStyle w:val="HTMLPreformatted"/>
      </w:pPr>
      <w:r>
        <w:rPr>
          <w:rStyle w:val="HTMLCode"/>
        </w:rPr>
        <w:t xml:space="preserve">Servo </w:t>
      </w:r>
      <w:proofErr w:type="spellStart"/>
      <w:r>
        <w:rPr>
          <w:rStyle w:val="HTMLCode"/>
        </w:rPr>
        <w:t>servo</w:t>
      </w:r>
      <w:proofErr w:type="spellEnd"/>
      <w:r>
        <w:rPr>
          <w:rStyle w:val="HTMLCode"/>
        </w:rPr>
        <w:t>;</w:t>
      </w:r>
    </w:p>
    <w:p w:rsidR="009B7DE8" w:rsidP="009B7DE8" w:rsidRDefault="009B7DE8" w14:paraId="69715BCC" w14:textId="77777777">
      <w:pPr>
        <w:pStyle w:val="NormalWeb"/>
      </w:pPr>
      <w:r>
        <w:t>You can actually define up to eight servos in this way, for example, if we had two servos, then we could write something like this:</w:t>
      </w:r>
    </w:p>
    <w:p w:rsidR="009B7DE8" w:rsidP="009B7DE8" w:rsidRDefault="009B7DE8" w14:paraId="3CDB830B" w14:textId="77777777">
      <w:pPr>
        <w:pStyle w:val="HTMLPreformatted"/>
        <w:rPr>
          <w:rStyle w:val="HTMLCode"/>
        </w:rPr>
      </w:pPr>
      <w:r>
        <w:rPr>
          <w:rStyle w:val="HTMLCode"/>
        </w:rPr>
        <w:t>Servo servo1;</w:t>
      </w:r>
    </w:p>
    <w:p w:rsidR="009B7DE8" w:rsidP="009B7DE8" w:rsidRDefault="009B7DE8" w14:paraId="4C3EFFFB" w14:textId="77777777">
      <w:pPr>
        <w:pStyle w:val="HTMLPreformatted"/>
      </w:pPr>
      <w:r>
        <w:rPr>
          <w:rStyle w:val="HTMLCode"/>
        </w:rPr>
        <w:lastRenderedPageBreak/>
        <w:t>Servo servo2;</w:t>
      </w:r>
    </w:p>
    <w:p w:rsidR="009B7DE8" w:rsidP="009B7DE8" w:rsidRDefault="009B7DE8" w14:paraId="27EF28DC" w14:textId="77777777">
      <w:pPr>
        <w:pStyle w:val="NormalWeb"/>
      </w:pPr>
      <w:r>
        <w:t xml:space="preserve">The variable </w:t>
      </w:r>
      <w:r>
        <w:rPr>
          <w:rStyle w:val="HTMLCode"/>
          <w:rFonts w:eastAsiaTheme="minorHAnsi"/>
        </w:rPr>
        <w:t>angle</w:t>
      </w:r>
      <w:r>
        <w:t xml:space="preserve"> is used to store the current angle of the servo in degrees.</w:t>
      </w:r>
    </w:p>
    <w:p w:rsidR="009B7DE8" w:rsidP="009B7DE8" w:rsidRDefault="009B7DE8" w14:paraId="1CFF503F" w14:textId="77777777">
      <w:pPr>
        <w:pStyle w:val="HTMLPreformatted"/>
      </w:pPr>
      <w:r>
        <w:rPr>
          <w:rStyle w:val="kwd"/>
          <w:rFonts w:eastAsiaTheme="majorEastAsia"/>
        </w:rPr>
        <w:t>int</w:t>
      </w:r>
      <w:r>
        <w:rPr>
          <w:rStyle w:val="HTMLCode"/>
        </w:rPr>
        <w:t xml:space="preserve"> angle = </w:t>
      </w:r>
      <w:r>
        <w:rPr>
          <w:rStyle w:val="lit"/>
          <w:rFonts w:eastAsiaTheme="majorEastAsia"/>
        </w:rPr>
        <w:t>0</w:t>
      </w:r>
      <w:r>
        <w:rPr>
          <w:rStyle w:val="HTMLCode"/>
        </w:rPr>
        <w:t>;</w:t>
      </w:r>
    </w:p>
    <w:p w:rsidR="009B7DE8" w:rsidP="009B7DE8" w:rsidRDefault="009B7DE8" w14:paraId="09B64FF1" w14:textId="77777777">
      <w:pPr>
        <w:pStyle w:val="NormalWeb"/>
      </w:pPr>
      <w:r>
        <w:t xml:space="preserve">In the setup function, we link the </w:t>
      </w:r>
      <w:r>
        <w:rPr>
          <w:rStyle w:val="HTMLCode"/>
          <w:rFonts w:eastAsiaTheme="minorHAnsi"/>
        </w:rPr>
        <w:t>servo</w:t>
      </w:r>
      <w:r>
        <w:t xml:space="preserve"> object to the pin that will control the servo using this command:</w:t>
      </w:r>
    </w:p>
    <w:p w:rsidR="009B7DE8" w:rsidP="009B7DE8" w:rsidRDefault="009B7DE8" w14:paraId="322575DE" w14:textId="77777777">
      <w:pPr>
        <w:pStyle w:val="HTMLPreformatted"/>
      </w:pPr>
      <w:proofErr w:type="spellStart"/>
      <w:proofErr w:type="gramStart"/>
      <w:r>
        <w:rPr>
          <w:rStyle w:val="HTMLCode"/>
        </w:rPr>
        <w:t>servo.</w:t>
      </w:r>
      <w:r>
        <w:rPr>
          <w:rStyle w:val="func"/>
          <w:rFonts w:eastAsiaTheme="majorEastAsia"/>
        </w:rPr>
        <w:t>attach</w:t>
      </w:r>
      <w:proofErr w:type="spellEnd"/>
      <w:proofErr w:type="gramEnd"/>
      <w:r>
        <w:rPr>
          <w:rStyle w:val="HTMLCode"/>
        </w:rPr>
        <w:t>(</w:t>
      </w:r>
      <w:proofErr w:type="spellStart"/>
      <w:r>
        <w:rPr>
          <w:rStyle w:val="HTMLCode"/>
        </w:rPr>
        <w:t>servoPin</w:t>
      </w:r>
      <w:proofErr w:type="spellEnd"/>
      <w:r>
        <w:rPr>
          <w:rStyle w:val="HTMLCode"/>
        </w:rPr>
        <w:t>);</w:t>
      </w:r>
    </w:p>
    <w:p w:rsidR="009B7DE8" w:rsidP="009B7DE8" w:rsidRDefault="009B7DE8" w14:paraId="62278AA8" w14:textId="77777777">
      <w:pPr>
        <w:pStyle w:val="NormalWeb"/>
      </w:pPr>
      <w:r>
        <w:t>The loop function actually contains two for loops. The first loop increases the angle in one direction and the second in the opposite direction.</w:t>
      </w:r>
    </w:p>
    <w:p w:rsidR="009B7DE8" w:rsidP="009B7DE8" w:rsidRDefault="009B7DE8" w14:paraId="21FF3409" w14:textId="46A83FA8">
      <w:pPr>
        <w:pStyle w:val="NormalWeb"/>
      </w:pPr>
      <w:r>
        <w:t>Below command tells the servo to update its position to the specified angle.</w:t>
      </w:r>
    </w:p>
    <w:p w:rsidR="009B7DE8" w:rsidP="009B7DE8" w:rsidRDefault="009B7DE8" w14:paraId="567C116A" w14:textId="68E11622">
      <w:pPr>
        <w:pStyle w:val="HTMLPreformatted"/>
        <w:rPr>
          <w:rStyle w:val="HTMLCode"/>
        </w:rPr>
      </w:pPr>
      <w:proofErr w:type="spellStart"/>
      <w:proofErr w:type="gramStart"/>
      <w:r>
        <w:rPr>
          <w:rStyle w:val="HTMLCode"/>
        </w:rPr>
        <w:t>servo.</w:t>
      </w:r>
      <w:r>
        <w:rPr>
          <w:rStyle w:val="func"/>
          <w:rFonts w:eastAsiaTheme="majorEastAsia"/>
        </w:rPr>
        <w:t>write</w:t>
      </w:r>
      <w:proofErr w:type="spellEnd"/>
      <w:proofErr w:type="gramEnd"/>
      <w:r>
        <w:rPr>
          <w:rStyle w:val="HTMLCode"/>
        </w:rPr>
        <w:t>(angle);</w:t>
      </w:r>
    </w:p>
    <w:p w:rsidR="00E66518" w:rsidP="009B7DE8" w:rsidRDefault="00E66518" w14:paraId="1E1B1030" w14:textId="0B26F5B0">
      <w:pPr>
        <w:pStyle w:val="HTMLPreformatted"/>
      </w:pPr>
    </w:p>
    <w:p w:rsidR="008D0040" w:rsidP="009B7DE8" w:rsidRDefault="008D0040" w14:paraId="70AC2019" w14:textId="16586402">
      <w:pPr>
        <w:pStyle w:val="HTMLPreformatted"/>
      </w:pPr>
    </w:p>
    <w:p w:rsidR="008D0040" w:rsidP="009B7DE8" w:rsidRDefault="008D0040" w14:paraId="58015D31" w14:textId="77777777">
      <w:pPr>
        <w:pStyle w:val="HTMLPreformatted"/>
      </w:pPr>
    </w:p>
    <w:p w:rsidRPr="006B55C4" w:rsidR="00CF1ADF" w:rsidP="008D0040" w:rsidRDefault="176AA419" w14:paraId="0E3A8854" w14:textId="72E342FE">
      <w:pPr>
        <w:pStyle w:val="ListParagraph"/>
        <w:numPr>
          <w:ilvl w:val="0"/>
          <w:numId w:val="4"/>
        </w:numPr>
        <w:jc w:val="both"/>
        <w:rPr>
          <w:rFonts w:ascii="Times New Roman" w:hAnsi="Times New Roman" w:cs="Times New Roman"/>
          <w:b/>
          <w:bCs/>
          <w:sz w:val="24"/>
          <w:szCs w:val="24"/>
        </w:rPr>
      </w:pPr>
      <w:r w:rsidRPr="176AA419">
        <w:rPr>
          <w:rFonts w:ascii="Times New Roman" w:hAnsi="Times New Roman" w:cs="Times New Roman"/>
          <w:b/>
          <w:bCs/>
          <w:sz w:val="24"/>
          <w:szCs w:val="24"/>
        </w:rPr>
        <w:t>Power Supply</w:t>
      </w:r>
    </w:p>
    <w:p w:rsidR="00003940" w:rsidP="00CF1ADF" w:rsidRDefault="00CF1ADF" w14:paraId="5AE0D790" w14:textId="26AAC6B8">
      <w:pPr>
        <w:jc w:val="both"/>
        <w:rPr>
          <w:rFonts w:ascii="Times New Roman" w:hAnsi="Times New Roman" w:cs="Times New Roman"/>
          <w:sz w:val="24"/>
          <w:szCs w:val="24"/>
        </w:rPr>
      </w:pPr>
      <w:r w:rsidRPr="00CF1ADF">
        <w:rPr>
          <w:rFonts w:ascii="Times New Roman" w:hAnsi="Times New Roman" w:cs="Times New Roman"/>
          <w:sz w:val="24"/>
          <w:szCs w:val="24"/>
        </w:rPr>
        <w:t>The ac voltage, typically 220V rms, is connected to a transformer, which steps that ac voltage down to the level of the desired dc</w:t>
      </w:r>
      <w:r>
        <w:rPr>
          <w:rFonts w:ascii="Times New Roman" w:hAnsi="Times New Roman" w:cs="Times New Roman"/>
          <w:sz w:val="24"/>
          <w:szCs w:val="24"/>
        </w:rPr>
        <w:t xml:space="preserve"> </w:t>
      </w:r>
      <w:r w:rsidRPr="00CF1ADF">
        <w:rPr>
          <w:rFonts w:ascii="Times New Roman" w:hAnsi="Times New Roman" w:cs="Times New Roman"/>
          <w:sz w:val="24"/>
          <w:szCs w:val="24"/>
        </w:rPr>
        <w:t xml:space="preserve">output. A diode rectifier then provides a full-wave rectified voltage that is initially filtered by a simple capacitor filter to produce a dc voltage. This resulting dc voltage usually has some ripple or ac voltage variation. A regulator circuit removes the ripples and also remains the same dc value even if the input dc voltage varies, or the load connected to the output dc voltage changes. This voltage regulation is usually obtained using one of the popular voltage regulator IC units. </w:t>
      </w:r>
    </w:p>
    <w:p w:rsidR="00003940" w:rsidP="00CF1ADF" w:rsidRDefault="00BA73A8" w14:paraId="537DE65A" w14:textId="788B7D6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817C91D" wp14:editId="657AFF15">
                <wp:simplePos x="0" y="0"/>
                <wp:positionH relativeFrom="margin">
                  <wp:posOffset>411494</wp:posOffset>
                </wp:positionH>
                <wp:positionV relativeFrom="paragraph">
                  <wp:posOffset>406009</wp:posOffset>
                </wp:positionV>
                <wp:extent cx="1808459" cy="221064"/>
                <wp:effectExtent l="0" t="0" r="20955" b="26670"/>
                <wp:wrapNone/>
                <wp:docPr id="25" name="Text Box 25"/>
                <wp:cNvGraphicFramePr/>
                <a:graphic xmlns:a="http://schemas.openxmlformats.org/drawingml/2006/main">
                  <a:graphicData uri="http://schemas.microsoft.com/office/word/2010/wordprocessingShape">
                    <wps:wsp>
                      <wps:cNvSpPr txBox="1"/>
                      <wps:spPr>
                        <a:xfrm>
                          <a:off x="0" y="0"/>
                          <a:ext cx="1808459" cy="221064"/>
                        </a:xfrm>
                        <a:prstGeom prst="rect">
                          <a:avLst/>
                        </a:prstGeom>
                        <a:solidFill>
                          <a:schemeClr val="lt1"/>
                        </a:solidFill>
                        <a:ln w="6350">
                          <a:solidFill>
                            <a:prstClr val="black"/>
                          </a:solidFill>
                        </a:ln>
                      </wps:spPr>
                      <wps:txbx>
                        <w:txbxContent>
                          <w:p w:rsidRPr="00863A72" w:rsidR="00A61B59" w:rsidP="00003940" w:rsidRDefault="00A61B59" w14:paraId="41C39B04" w14:textId="334C9C98">
                            <w:pPr>
                              <w:rPr>
                                <w:sz w:val="16"/>
                                <w:szCs w:val="16"/>
                              </w:rPr>
                            </w:pPr>
                            <w:r w:rsidRPr="00863A72">
                              <w:rPr>
                                <w:sz w:val="16"/>
                                <w:szCs w:val="16"/>
                              </w:rPr>
                              <w:t xml:space="preserve">Fig </w:t>
                            </w:r>
                            <w:r>
                              <w:rPr>
                                <w:sz w:val="16"/>
                                <w:szCs w:val="16"/>
                              </w:rPr>
                              <w:t>13</w:t>
                            </w:r>
                            <w:r w:rsidRPr="00863A72">
                              <w:rPr>
                                <w:sz w:val="16"/>
                                <w:szCs w:val="16"/>
                              </w:rPr>
                              <w:t>-</w:t>
                            </w:r>
                            <w:r>
                              <w:rPr>
                                <w:sz w:val="16"/>
                                <w:szCs w:val="16"/>
                              </w:rPr>
                              <w:t xml:space="preserve"> Bridge Rectifier 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4A3DF3B">
              <v:shape id="Text Box 25" style="position:absolute;left:0;text-align:left;margin-left:32.4pt;margin-top:31.95pt;width:142.4pt;height:17.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" w14:anchorId="0817C91D">
                <v:textbox>
                  <w:txbxContent>
                    <w:p w:rsidRPr="00863A72" w:rsidR="00A61B59" w:rsidP="00003940" w:rsidRDefault="00A61B59" w14:paraId="5AA64339" w14:textId="334C9C98">
                      <w:pPr>
                        <w:rPr>
                          <w:sz w:val="16"/>
                          <w:szCs w:val="16"/>
                        </w:rPr>
                      </w:pPr>
                      <w:r w:rsidRPr="00863A72">
                        <w:rPr>
                          <w:sz w:val="16"/>
                          <w:szCs w:val="16"/>
                        </w:rPr>
                        <w:t xml:space="preserve">Fig </w:t>
                      </w:r>
                      <w:r>
                        <w:rPr>
                          <w:sz w:val="16"/>
                          <w:szCs w:val="16"/>
                        </w:rPr>
                        <w:t>13</w:t>
                      </w:r>
                      <w:r w:rsidRPr="00863A72">
                        <w:rPr>
                          <w:sz w:val="16"/>
                          <w:szCs w:val="16"/>
                        </w:rPr>
                        <w:t>-</w:t>
                      </w:r>
                      <w:r>
                        <w:rPr>
                          <w:sz w:val="16"/>
                          <w:szCs w:val="16"/>
                        </w:rPr>
                        <w:t xml:space="preserve"> Bridge Rectifier Block Diagram</w:t>
                      </w:r>
                    </w:p>
                  </w:txbxContent>
                </v:textbox>
                <w10:wrap anchorx="margin"/>
              </v:shape>
            </w:pict>
          </mc:Fallback>
        </mc:AlternateContent>
      </w:r>
      <w:r w:rsidRPr="00003940" w:rsidR="00003940">
        <w:rPr>
          <w:rFonts w:ascii="Times New Roman" w:hAnsi="Times New Roman" w:cs="Times New Roman"/>
          <w:noProof/>
          <w:sz w:val="24"/>
          <w:szCs w:val="24"/>
        </w:rPr>
        <w:drawing>
          <wp:inline distT="0" distB="0" distL="0" distR="0" wp14:anchorId="03F1EB2F" wp14:editId="566CD48F">
            <wp:extent cx="2743200" cy="338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338455"/>
                    </a:xfrm>
                    <a:prstGeom prst="rect">
                      <a:avLst/>
                    </a:prstGeom>
                  </pic:spPr>
                </pic:pic>
              </a:graphicData>
            </a:graphic>
          </wp:inline>
        </w:drawing>
      </w:r>
    </w:p>
    <w:p w:rsidRPr="00003940" w:rsidR="00003940" w:rsidP="00CF1ADF" w:rsidRDefault="00003940" w14:paraId="2DC650CB" w14:textId="737973A6">
      <w:pPr>
        <w:jc w:val="both"/>
        <w:rPr>
          <w:rFonts w:ascii="Times New Roman" w:hAnsi="Times New Roman" w:cs="Times New Roman"/>
          <w:b/>
          <w:bCs/>
          <w:sz w:val="24"/>
          <w:szCs w:val="24"/>
        </w:rPr>
      </w:pPr>
    </w:p>
    <w:p w:rsidRPr="00003940" w:rsidR="00003940" w:rsidP="00003940" w:rsidRDefault="00D527CB" w14:paraId="42010823" w14:textId="4C9AC71E">
      <w:pPr>
        <w:ind w:left="360"/>
        <w:jc w:val="both"/>
        <w:rPr>
          <w:rFonts w:ascii="Times New Roman" w:hAnsi="Times New Roman" w:cs="Times New Roman"/>
          <w:b/>
          <w:bCs/>
          <w:sz w:val="24"/>
          <w:szCs w:val="24"/>
        </w:rPr>
      </w:pPr>
      <w:r>
        <w:rPr>
          <w:rFonts w:ascii="Times New Roman" w:hAnsi="Times New Roman" w:cs="Times New Roman"/>
          <w:b/>
          <w:bCs/>
          <w:sz w:val="24"/>
          <w:szCs w:val="24"/>
        </w:rPr>
        <w:t>8</w:t>
      </w:r>
      <w:r w:rsidRPr="00003940" w:rsidR="00003940">
        <w:rPr>
          <w:rFonts w:ascii="Times New Roman" w:hAnsi="Times New Roman" w:cs="Times New Roman"/>
          <w:b/>
          <w:bCs/>
          <w:sz w:val="24"/>
          <w:szCs w:val="24"/>
        </w:rPr>
        <w:t>.2 Working Principle</w:t>
      </w:r>
    </w:p>
    <w:p w:rsidR="00003940" w:rsidP="00CF1ADF" w:rsidRDefault="00003940" w14:paraId="6FE6CCC6" w14:textId="2DB5868B">
      <w:pPr>
        <w:jc w:val="both"/>
        <w:rPr>
          <w:rFonts w:ascii="Times New Roman" w:hAnsi="Times New Roman" w:cs="Times New Roman"/>
          <w:sz w:val="24"/>
          <w:szCs w:val="24"/>
        </w:rPr>
      </w:pPr>
      <w:r w:rsidRPr="00003940">
        <w:rPr>
          <w:rFonts w:ascii="Times New Roman" w:hAnsi="Times New Roman" w:cs="Times New Roman"/>
          <w:b/>
          <w:bCs/>
          <w:sz w:val="24"/>
          <w:szCs w:val="24"/>
        </w:rPr>
        <w:t xml:space="preserve">Transformer </w:t>
      </w:r>
      <w:r w:rsidRPr="00003940">
        <w:rPr>
          <w:rFonts w:ascii="Times New Roman" w:hAnsi="Times New Roman" w:cs="Times New Roman"/>
          <w:sz w:val="24"/>
          <w:szCs w:val="24"/>
        </w:rPr>
        <w:t>The potential electrical device can step down the facility offer voltage (0-230V) to (0-6V) level. Then the secondary</w:t>
      </w:r>
      <w:r>
        <w:rPr>
          <w:rFonts w:ascii="Times New Roman" w:hAnsi="Times New Roman" w:cs="Times New Roman"/>
          <w:sz w:val="24"/>
          <w:szCs w:val="24"/>
        </w:rPr>
        <w:t xml:space="preserve"> </w:t>
      </w:r>
      <w:r w:rsidRPr="00003940">
        <w:rPr>
          <w:rFonts w:ascii="Times New Roman" w:hAnsi="Times New Roman" w:cs="Times New Roman"/>
          <w:sz w:val="24"/>
          <w:szCs w:val="24"/>
        </w:rPr>
        <w:t xml:space="preserve">of </w:t>
      </w:r>
      <w:r w:rsidRPr="00003940">
        <w:rPr>
          <w:rFonts w:ascii="Times New Roman" w:hAnsi="Times New Roman" w:cs="Times New Roman"/>
          <w:sz w:val="24"/>
          <w:szCs w:val="24"/>
        </w:rPr>
        <w:t>the potential electrical device are connected to the exactness rectifier, that is built with the assistance of op–amp. the benefits of victimization exactness rectifier area unit it'll provide peak voltage output as DC, remainder of the circuits can provide solely RMS output.</w:t>
      </w:r>
    </w:p>
    <w:p w:rsidR="00881194" w:rsidP="00CF1ADF" w:rsidRDefault="008D0040" w14:paraId="20F15461" w14:textId="598EBA5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03EFF9C" wp14:editId="52DD3925">
                <wp:simplePos x="0" y="0"/>
                <wp:positionH relativeFrom="margin">
                  <wp:posOffset>532447</wp:posOffset>
                </wp:positionH>
                <wp:positionV relativeFrom="paragraph">
                  <wp:posOffset>1154747</wp:posOffset>
                </wp:positionV>
                <wp:extent cx="1807845" cy="220980"/>
                <wp:effectExtent l="0" t="0" r="20955" b="26670"/>
                <wp:wrapNone/>
                <wp:docPr id="45" name="Text Box 45"/>
                <wp:cNvGraphicFramePr/>
                <a:graphic xmlns:a="http://schemas.openxmlformats.org/drawingml/2006/main">
                  <a:graphicData uri="http://schemas.microsoft.com/office/word/2010/wordprocessingShape">
                    <wps:wsp>
                      <wps:cNvSpPr txBox="1"/>
                      <wps:spPr>
                        <a:xfrm>
                          <a:off x="0" y="0"/>
                          <a:ext cx="1807845" cy="220980"/>
                        </a:xfrm>
                        <a:prstGeom prst="rect">
                          <a:avLst/>
                        </a:prstGeom>
                        <a:solidFill>
                          <a:schemeClr val="lt1"/>
                        </a:solidFill>
                        <a:ln w="6350">
                          <a:solidFill>
                            <a:prstClr val="black"/>
                          </a:solidFill>
                        </a:ln>
                      </wps:spPr>
                      <wps:txbx>
                        <w:txbxContent>
                          <w:p w:rsidRPr="00863A72" w:rsidR="00A61B59" w:rsidP="00BA73A8" w:rsidRDefault="00A61B59" w14:paraId="2B1BCF1C" w14:textId="0E1EA067">
                            <w:pPr>
                              <w:rPr>
                                <w:sz w:val="16"/>
                                <w:szCs w:val="16"/>
                              </w:rPr>
                            </w:pPr>
                            <w:r w:rsidRPr="00863A72">
                              <w:rPr>
                                <w:sz w:val="16"/>
                                <w:szCs w:val="16"/>
                              </w:rPr>
                              <w:t xml:space="preserve">Fig </w:t>
                            </w:r>
                            <w:r>
                              <w:rPr>
                                <w:sz w:val="16"/>
                                <w:szCs w:val="16"/>
                              </w:rPr>
                              <w:t>14</w:t>
                            </w:r>
                            <w:r w:rsidRPr="00863A72">
                              <w:rPr>
                                <w:sz w:val="16"/>
                                <w:szCs w:val="16"/>
                              </w:rPr>
                              <w:t>-</w:t>
                            </w:r>
                            <w:r>
                              <w:rPr>
                                <w:sz w:val="16"/>
                                <w:szCs w:val="16"/>
                              </w:rPr>
                              <w:t xml:space="preserve"> Bridge Rectifier Circuit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96F6182">
              <v:shape id="Text Box 45" style="position:absolute;left:0;text-align:left;margin-left:41.9pt;margin-top:90.9pt;width:142.35pt;height:17.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" w14:anchorId="503EFF9C">
                <v:textbox>
                  <w:txbxContent>
                    <w:p w:rsidRPr="00863A72" w:rsidR="00A61B59" w:rsidP="00BA73A8" w:rsidRDefault="00A61B59" w14:paraId="32E851DC" w14:textId="0E1EA067">
                      <w:pPr>
                        <w:rPr>
                          <w:sz w:val="16"/>
                          <w:szCs w:val="16"/>
                        </w:rPr>
                      </w:pPr>
                      <w:r w:rsidRPr="00863A72">
                        <w:rPr>
                          <w:sz w:val="16"/>
                          <w:szCs w:val="16"/>
                        </w:rPr>
                        <w:t xml:space="preserve">Fig </w:t>
                      </w:r>
                      <w:r>
                        <w:rPr>
                          <w:sz w:val="16"/>
                          <w:szCs w:val="16"/>
                        </w:rPr>
                        <w:t>14</w:t>
                      </w:r>
                      <w:r w:rsidRPr="00863A72">
                        <w:rPr>
                          <w:sz w:val="16"/>
                          <w:szCs w:val="16"/>
                        </w:rPr>
                        <w:t>-</w:t>
                      </w:r>
                      <w:r>
                        <w:rPr>
                          <w:sz w:val="16"/>
                          <w:szCs w:val="16"/>
                        </w:rPr>
                        <w:t xml:space="preserve"> Bridge Rectifier Circuit Diagram</w:t>
                      </w:r>
                    </w:p>
                  </w:txbxContent>
                </v:textbox>
                <w10:wrap anchorx="margin"/>
              </v:shape>
            </w:pict>
          </mc:Fallback>
        </mc:AlternateContent>
      </w:r>
      <w:r w:rsidRPr="00881194" w:rsidR="00881194">
        <w:rPr>
          <w:rFonts w:ascii="Times New Roman" w:hAnsi="Times New Roman" w:cs="Times New Roman"/>
          <w:noProof/>
          <w:sz w:val="24"/>
          <w:szCs w:val="24"/>
        </w:rPr>
        <w:drawing>
          <wp:inline distT="0" distB="0" distL="0" distR="0" wp14:anchorId="1EEE170E" wp14:editId="6CC00C02">
            <wp:extent cx="2743200" cy="11207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120775"/>
                    </a:xfrm>
                    <a:prstGeom prst="rect">
                      <a:avLst/>
                    </a:prstGeom>
                  </pic:spPr>
                </pic:pic>
              </a:graphicData>
            </a:graphic>
          </wp:inline>
        </w:drawing>
      </w:r>
    </w:p>
    <w:p w:rsidR="00881194" w:rsidP="00CF1ADF" w:rsidRDefault="00881194" w14:paraId="38BDE13E" w14:textId="0EE3F084">
      <w:pPr>
        <w:jc w:val="both"/>
        <w:rPr>
          <w:rFonts w:ascii="Times New Roman" w:hAnsi="Times New Roman" w:cs="Times New Roman"/>
          <w:sz w:val="24"/>
          <w:szCs w:val="24"/>
        </w:rPr>
      </w:pPr>
    </w:p>
    <w:p w:rsidR="00881194" w:rsidP="00CF1ADF" w:rsidRDefault="00881194" w14:paraId="533286AD" w14:textId="546583E5">
      <w:pPr>
        <w:jc w:val="both"/>
        <w:rPr>
          <w:rFonts w:ascii="Times New Roman" w:hAnsi="Times New Roman" w:cs="Times New Roman"/>
          <w:sz w:val="24"/>
          <w:szCs w:val="24"/>
        </w:rPr>
      </w:pPr>
    </w:p>
    <w:p w:rsidR="00881194" w:rsidP="00CF1ADF" w:rsidRDefault="00881194" w14:paraId="10323608" w14:textId="77777777">
      <w:pPr>
        <w:jc w:val="both"/>
        <w:rPr>
          <w:rFonts w:ascii="Times New Roman" w:hAnsi="Times New Roman" w:cs="Times New Roman"/>
          <w:sz w:val="24"/>
          <w:szCs w:val="24"/>
        </w:rPr>
      </w:pPr>
    </w:p>
    <w:p w:rsidR="00003940" w:rsidP="008D0040" w:rsidRDefault="176AA419" w14:paraId="3735E212" w14:textId="0367ADC3">
      <w:pPr>
        <w:pStyle w:val="ListParagraph"/>
        <w:numPr>
          <w:ilvl w:val="0"/>
          <w:numId w:val="4"/>
        </w:numPr>
        <w:jc w:val="both"/>
        <w:rPr>
          <w:rFonts w:ascii="Times New Roman" w:hAnsi="Times New Roman" w:cs="Times New Roman"/>
          <w:b/>
          <w:bCs/>
          <w:sz w:val="24"/>
          <w:szCs w:val="24"/>
        </w:rPr>
      </w:pPr>
      <w:r w:rsidRPr="176AA419">
        <w:rPr>
          <w:rFonts w:ascii="Times New Roman" w:hAnsi="Times New Roman" w:cs="Times New Roman"/>
          <w:b/>
          <w:bCs/>
          <w:sz w:val="24"/>
          <w:szCs w:val="24"/>
        </w:rPr>
        <w:t>Software Requirement - Blynk</w:t>
      </w:r>
    </w:p>
    <w:p w:rsidR="006B55C4" w:rsidP="006B55C4" w:rsidRDefault="006B55C4" w14:paraId="54F89141" w14:textId="3B81C850">
      <w:pPr>
        <w:pStyle w:val="ListParagraph"/>
        <w:ind w:left="0"/>
        <w:jc w:val="both"/>
        <w:rPr>
          <w:rFonts w:ascii="Times New Roman" w:hAnsi="Times New Roman" w:cs="Times New Roman"/>
          <w:sz w:val="24"/>
          <w:szCs w:val="24"/>
        </w:rPr>
      </w:pPr>
    </w:p>
    <w:p w:rsidRPr="006B55C4" w:rsidR="006B55C4" w:rsidP="006B55C4" w:rsidRDefault="006B55C4" w14:paraId="07CB458A" w14:textId="70329485">
      <w:pPr>
        <w:pStyle w:val="ListParagraph"/>
        <w:ind w:left="0"/>
        <w:jc w:val="both"/>
        <w:rPr>
          <w:rFonts w:ascii="Times New Roman" w:hAnsi="Times New Roman" w:cs="Times New Roman"/>
          <w:sz w:val="24"/>
          <w:szCs w:val="24"/>
        </w:rPr>
      </w:pPr>
      <w:r w:rsidRPr="006B55C4">
        <w:rPr>
          <w:rFonts w:ascii="Times New Roman" w:hAnsi="Times New Roman" w:cs="Times New Roman"/>
          <w:sz w:val="24"/>
          <w:szCs w:val="24"/>
        </w:rPr>
        <w:t xml:space="preserve">Blynk was designed for the Internet of Things. It can control hardware remotely, it can display sensor data, it can store data, visualize it and do many other cool things. </w:t>
      </w:r>
    </w:p>
    <w:p w:rsidRPr="006B55C4" w:rsidR="006B55C4" w:rsidP="006B55C4" w:rsidRDefault="006B55C4" w14:paraId="1C376D97" w14:textId="77777777">
      <w:pPr>
        <w:pStyle w:val="ListParagraph"/>
        <w:ind w:left="0"/>
        <w:jc w:val="both"/>
        <w:rPr>
          <w:rFonts w:ascii="Times New Roman" w:hAnsi="Times New Roman" w:cs="Times New Roman"/>
          <w:sz w:val="24"/>
          <w:szCs w:val="24"/>
        </w:rPr>
      </w:pPr>
      <w:r w:rsidRPr="006B55C4">
        <w:rPr>
          <w:rFonts w:ascii="Times New Roman" w:hAnsi="Times New Roman" w:cs="Times New Roman"/>
          <w:sz w:val="24"/>
          <w:szCs w:val="24"/>
        </w:rPr>
        <w:t xml:space="preserve">There are three major components in the platform: </w:t>
      </w:r>
    </w:p>
    <w:p w:rsidRPr="006B55C4" w:rsidR="006B55C4" w:rsidP="006B55C4" w:rsidRDefault="006B55C4" w14:paraId="15740503" w14:textId="77777777">
      <w:pPr>
        <w:pStyle w:val="ListParagraph"/>
        <w:numPr>
          <w:ilvl w:val="0"/>
          <w:numId w:val="20"/>
        </w:numPr>
        <w:jc w:val="both"/>
        <w:rPr>
          <w:rFonts w:ascii="Times New Roman" w:hAnsi="Times New Roman" w:cs="Times New Roman"/>
          <w:sz w:val="24"/>
          <w:szCs w:val="24"/>
        </w:rPr>
      </w:pPr>
      <w:r w:rsidRPr="006B55C4">
        <w:rPr>
          <w:rFonts w:ascii="Times New Roman" w:hAnsi="Times New Roman" w:cs="Times New Roman"/>
          <w:b/>
          <w:bCs/>
          <w:sz w:val="24"/>
          <w:szCs w:val="24"/>
        </w:rPr>
        <w:t>Blynk App</w:t>
      </w:r>
      <w:r w:rsidRPr="006B55C4">
        <w:rPr>
          <w:rFonts w:ascii="Times New Roman" w:hAnsi="Times New Roman" w:cs="Times New Roman"/>
          <w:sz w:val="24"/>
          <w:szCs w:val="24"/>
        </w:rPr>
        <w:t xml:space="preserve"> - allows to you create amazing interfaces for your projects using various widgets we provide.</w:t>
      </w:r>
    </w:p>
    <w:p w:rsidRPr="006B55C4" w:rsidR="006B55C4" w:rsidP="006B55C4" w:rsidRDefault="006B55C4" w14:paraId="1EF0FEB0" w14:textId="2EDEF008">
      <w:pPr>
        <w:pStyle w:val="ListParagraph"/>
        <w:numPr>
          <w:ilvl w:val="0"/>
          <w:numId w:val="20"/>
        </w:numPr>
        <w:jc w:val="both"/>
        <w:rPr>
          <w:rFonts w:ascii="Times New Roman" w:hAnsi="Times New Roman" w:cs="Times New Roman"/>
          <w:sz w:val="24"/>
          <w:szCs w:val="24"/>
        </w:rPr>
      </w:pPr>
      <w:r w:rsidRPr="006B55C4">
        <w:rPr>
          <w:rFonts w:ascii="Times New Roman" w:hAnsi="Times New Roman" w:cs="Times New Roman"/>
          <w:b/>
          <w:bCs/>
          <w:sz w:val="24"/>
          <w:szCs w:val="24"/>
        </w:rPr>
        <w:t>Blynk Server</w:t>
      </w:r>
      <w:r w:rsidRPr="006B55C4">
        <w:rPr>
          <w:rFonts w:ascii="Times New Roman" w:hAnsi="Times New Roman" w:cs="Times New Roman"/>
          <w:sz w:val="24"/>
          <w:szCs w:val="24"/>
        </w:rPr>
        <w:t xml:space="preserve"> - responsible for all the communications between the smartphone and hardware. You can use our Blynk Cloud or run your private Blynk server locally. It’s open-source, could easily handle thousands of devices and can even be launched on a Raspberry Pi.</w:t>
      </w:r>
    </w:p>
    <w:p w:rsidRPr="006B55C4" w:rsidR="006B55C4" w:rsidP="006B55C4" w:rsidRDefault="006B55C4" w14:paraId="1E675B10" w14:textId="77777777">
      <w:pPr>
        <w:pStyle w:val="ListParagraph"/>
        <w:numPr>
          <w:ilvl w:val="0"/>
          <w:numId w:val="20"/>
        </w:numPr>
        <w:jc w:val="both"/>
        <w:rPr>
          <w:rFonts w:ascii="Times New Roman" w:hAnsi="Times New Roman" w:cs="Times New Roman"/>
          <w:sz w:val="24"/>
          <w:szCs w:val="24"/>
        </w:rPr>
      </w:pPr>
      <w:r w:rsidRPr="006B55C4">
        <w:rPr>
          <w:rFonts w:ascii="Times New Roman" w:hAnsi="Times New Roman" w:cs="Times New Roman"/>
          <w:b/>
          <w:bCs/>
          <w:sz w:val="24"/>
          <w:szCs w:val="24"/>
        </w:rPr>
        <w:t>Blynk Libraries</w:t>
      </w:r>
      <w:r w:rsidRPr="006B55C4">
        <w:rPr>
          <w:rFonts w:ascii="Times New Roman" w:hAnsi="Times New Roman" w:cs="Times New Roman"/>
          <w:sz w:val="24"/>
          <w:szCs w:val="24"/>
        </w:rPr>
        <w:t xml:space="preserve"> - for all the popular hardware platforms - enable communication with the server and process all the incoming and outcoming commands.</w:t>
      </w:r>
    </w:p>
    <w:p w:rsidRPr="006B55C4" w:rsidR="006B55C4" w:rsidP="006B55C4" w:rsidRDefault="006B55C4" w14:paraId="7E1D4655" w14:textId="777F6F71">
      <w:pPr>
        <w:pStyle w:val="ListParagraph"/>
        <w:ind w:left="0"/>
        <w:jc w:val="both"/>
        <w:rPr>
          <w:rFonts w:ascii="Times New Roman" w:hAnsi="Times New Roman" w:cs="Times New Roman"/>
          <w:sz w:val="24"/>
          <w:szCs w:val="24"/>
        </w:rPr>
      </w:pPr>
      <w:r w:rsidRPr="006B55C4">
        <w:rPr>
          <w:rFonts w:ascii="Times New Roman" w:hAnsi="Times New Roman" w:cs="Times New Roman"/>
          <w:sz w:val="24"/>
          <w:szCs w:val="24"/>
        </w:rPr>
        <w:lastRenderedPageBreak/>
        <w:t xml:space="preserve">Now imagine: every time you press a Button in the Blynk app, the message travels to </w:t>
      </w:r>
      <w:del w:author="Unknown" w:id="1">
        <w:r w:rsidRPr="006B55C4">
          <w:rPr>
            <w:rFonts w:ascii="Times New Roman" w:hAnsi="Times New Roman" w:cs="Times New Roman"/>
            <w:sz w:val="24"/>
            <w:szCs w:val="24"/>
          </w:rPr>
          <w:delText>space</w:delText>
        </w:r>
      </w:del>
      <w:r w:rsidRPr="006B55C4">
        <w:rPr>
          <w:rFonts w:ascii="Times New Roman" w:hAnsi="Times New Roman" w:cs="Times New Roman"/>
          <w:sz w:val="24"/>
          <w:szCs w:val="24"/>
        </w:rPr>
        <w:t xml:space="preserve"> the Blynk Cloud, where it magically finds its way to your hardware. It works the same in the opposite direction and everything happens in a </w:t>
      </w:r>
      <w:proofErr w:type="spellStart"/>
      <w:r w:rsidRPr="006B55C4" w:rsidR="00B035AF">
        <w:rPr>
          <w:rFonts w:ascii="Times New Roman" w:hAnsi="Times New Roman" w:cs="Times New Roman"/>
          <w:sz w:val="24"/>
          <w:szCs w:val="24"/>
        </w:rPr>
        <w:t>bl</w:t>
      </w:r>
      <w:r w:rsidR="00B035AF">
        <w:rPr>
          <w:rFonts w:ascii="Times New Roman" w:hAnsi="Times New Roman" w:cs="Times New Roman"/>
          <w:sz w:val="24"/>
          <w:szCs w:val="24"/>
        </w:rPr>
        <w:t>y</w:t>
      </w:r>
      <w:r w:rsidRPr="006B55C4" w:rsidR="00B035AF">
        <w:rPr>
          <w:rFonts w:ascii="Times New Roman" w:hAnsi="Times New Roman" w:cs="Times New Roman"/>
          <w:sz w:val="24"/>
          <w:szCs w:val="24"/>
        </w:rPr>
        <w:t>nk</w:t>
      </w:r>
      <w:proofErr w:type="spellEnd"/>
      <w:r w:rsidRPr="006B55C4">
        <w:rPr>
          <w:rFonts w:ascii="Times New Roman" w:hAnsi="Times New Roman" w:cs="Times New Roman"/>
          <w:sz w:val="24"/>
          <w:szCs w:val="24"/>
        </w:rPr>
        <w:t xml:space="preserve"> of an eye.</w:t>
      </w:r>
    </w:p>
    <w:p w:rsidRPr="006B55C4" w:rsidR="006B55C4" w:rsidP="006B55C4" w:rsidRDefault="006B55C4" w14:paraId="44201CB2" w14:textId="3845C74A">
      <w:pPr>
        <w:pStyle w:val="ListParagraph"/>
        <w:ind w:left="0"/>
        <w:jc w:val="both"/>
        <w:rPr>
          <w:rFonts w:ascii="Times New Roman" w:hAnsi="Times New Roman" w:cs="Times New Roman"/>
          <w:sz w:val="24"/>
          <w:szCs w:val="24"/>
        </w:rPr>
      </w:pPr>
      <w:r>
        <w:drawing>
          <wp:inline wp14:editId="3881CF67" wp14:anchorId="17894290">
            <wp:extent cx="2743200" cy="2049145"/>
            <wp:effectExtent l="0" t="0" r="0" b="8255"/>
            <wp:docPr id="58" name="Picture 58" title=""/>
            <wp:cNvGraphicFramePr>
              <a:graphicFrameLocks noChangeAspect="1"/>
            </wp:cNvGraphicFramePr>
            <a:graphic>
              <a:graphicData uri="http://schemas.openxmlformats.org/drawingml/2006/picture">
                <pic:pic>
                  <pic:nvPicPr>
                    <pic:cNvPr id="0" name="Picture 58"/>
                    <pic:cNvPicPr/>
                  </pic:nvPicPr>
                  <pic:blipFill>
                    <a:blip r:embed="Rd3b2742b3c624f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2049145"/>
                    </a:xfrm>
                    <a:prstGeom prst="rect">
                      <a:avLst/>
                    </a:prstGeom>
                  </pic:spPr>
                </pic:pic>
              </a:graphicData>
            </a:graphic>
          </wp:inline>
        </w:drawing>
      </w:r>
    </w:p>
    <w:p w:rsidR="006B55C4" w:rsidP="006B55C4" w:rsidRDefault="006B55C4" w14:paraId="76B3FAAC" w14:textId="77777777">
      <w:pPr>
        <w:pStyle w:val="ListParagraph"/>
        <w:jc w:val="both"/>
        <w:rPr>
          <w:rFonts w:ascii="Times New Roman" w:hAnsi="Times New Roman" w:cs="Times New Roman"/>
          <w:b/>
          <w:bCs/>
          <w:sz w:val="24"/>
          <w:szCs w:val="24"/>
        </w:rPr>
      </w:pPr>
    </w:p>
    <w:tbl>
      <w:tblPr>
        <w:tblStyle w:val="TableGrid"/>
        <w:tblW w:w="0" w:type="auto"/>
        <w:tblInd w:w="720" w:type="dxa"/>
        <w:tblLayout w:type="fixed"/>
        <w:tblLook w:val="06A0" w:firstRow="1" w:lastRow="0" w:firstColumn="1" w:lastColumn="0" w:noHBand="1" w:noVBand="1"/>
      </w:tblPr>
      <w:tblGrid>
        <w:gridCol w:w="2280"/>
      </w:tblGrid>
      <w:tr w:rsidR="28DD78B9" w:rsidTr="28DD78B9" w14:paraId="4A92C667" w14:textId="77777777">
        <w:tc>
          <w:tcPr>
            <w:tcW w:w="2280" w:type="dxa"/>
          </w:tcPr>
          <w:p w:rsidR="28DD78B9" w:rsidP="28DD78B9" w:rsidRDefault="28DD78B9" w14:paraId="15A34B8A" w14:textId="0E29BCD0">
            <w:pPr>
              <w:pStyle w:val="ListParagraph"/>
              <w:ind w:left="0"/>
              <w:rPr>
                <w:rFonts w:ascii="Times New Roman" w:hAnsi="Times New Roman" w:cs="Times New Roman"/>
                <w:b/>
                <w:bCs/>
                <w:sz w:val="24"/>
                <w:szCs w:val="24"/>
              </w:rPr>
            </w:pPr>
            <w:r w:rsidRPr="28DD78B9">
              <w:rPr>
                <w:rFonts w:ascii="Times New Roman" w:hAnsi="Times New Roman" w:cs="Times New Roman"/>
                <w:b/>
                <w:bCs/>
                <w:sz w:val="24"/>
                <w:szCs w:val="24"/>
              </w:rPr>
              <w:t>Fig 15 – Blynk App</w:t>
            </w:r>
          </w:p>
        </w:tc>
      </w:tr>
    </w:tbl>
    <w:p w:rsidR="006B55C4" w:rsidP="006B55C4" w:rsidRDefault="006B55C4" w14:paraId="06DA7C21" w14:textId="77777777">
      <w:pPr>
        <w:pStyle w:val="ListParagraph"/>
        <w:jc w:val="both"/>
        <w:rPr>
          <w:rFonts w:ascii="Times New Roman" w:hAnsi="Times New Roman" w:cs="Times New Roman"/>
          <w:b/>
          <w:bCs/>
          <w:sz w:val="24"/>
          <w:szCs w:val="24"/>
        </w:rPr>
      </w:pPr>
    </w:p>
    <w:p w:rsidRPr="006B55C4" w:rsidR="006B55C4" w:rsidP="006B55C4" w:rsidRDefault="006B55C4" w14:paraId="1EF9AF35" w14:textId="0C111836">
      <w:pPr>
        <w:pStyle w:val="ListParagraph"/>
        <w:jc w:val="both"/>
        <w:rPr>
          <w:rFonts w:ascii="Times New Roman" w:hAnsi="Times New Roman" w:cs="Times New Roman"/>
          <w:b/>
          <w:bCs/>
          <w:sz w:val="24"/>
          <w:szCs w:val="24"/>
        </w:rPr>
      </w:pPr>
      <w:r w:rsidRPr="006B55C4">
        <w:rPr>
          <w:rFonts w:ascii="Times New Roman" w:hAnsi="Times New Roman" w:cs="Times New Roman"/>
          <w:b/>
          <w:bCs/>
          <w:sz w:val="24"/>
          <w:szCs w:val="24"/>
        </w:rPr>
        <w:t>Features</w:t>
      </w:r>
    </w:p>
    <w:p w:rsidRPr="006B55C4" w:rsidR="006B55C4" w:rsidP="006B55C4" w:rsidRDefault="006B55C4" w14:paraId="6BC35639" w14:textId="77777777">
      <w:pPr>
        <w:pStyle w:val="ListParagraph"/>
        <w:numPr>
          <w:ilvl w:val="0"/>
          <w:numId w:val="21"/>
        </w:numPr>
        <w:jc w:val="both"/>
        <w:rPr>
          <w:rFonts w:ascii="Times New Roman" w:hAnsi="Times New Roman" w:cs="Times New Roman"/>
          <w:sz w:val="24"/>
          <w:szCs w:val="24"/>
        </w:rPr>
      </w:pPr>
      <w:r w:rsidRPr="006B55C4">
        <w:rPr>
          <w:rFonts w:ascii="Times New Roman" w:hAnsi="Times New Roman" w:cs="Times New Roman"/>
          <w:sz w:val="24"/>
          <w:szCs w:val="24"/>
        </w:rPr>
        <w:t>Similar API &amp; UI for all supported hardware &amp; devices</w:t>
      </w:r>
    </w:p>
    <w:p w:rsidRPr="006B55C4" w:rsidR="006B55C4" w:rsidP="006B55C4" w:rsidRDefault="006B55C4" w14:paraId="3FCFBDF8" w14:textId="77777777">
      <w:pPr>
        <w:pStyle w:val="ListParagraph"/>
        <w:numPr>
          <w:ilvl w:val="0"/>
          <w:numId w:val="21"/>
        </w:numPr>
        <w:jc w:val="both"/>
        <w:rPr>
          <w:rFonts w:ascii="Times New Roman" w:hAnsi="Times New Roman" w:cs="Times New Roman"/>
          <w:sz w:val="24"/>
          <w:szCs w:val="24"/>
        </w:rPr>
      </w:pPr>
      <w:r w:rsidRPr="006B55C4">
        <w:rPr>
          <w:rFonts w:ascii="Times New Roman" w:hAnsi="Times New Roman" w:cs="Times New Roman"/>
          <w:sz w:val="24"/>
          <w:szCs w:val="24"/>
        </w:rPr>
        <w:t>Connection to the cloud using:</w:t>
      </w:r>
    </w:p>
    <w:p w:rsidRPr="006B55C4" w:rsidR="006B55C4" w:rsidP="006B55C4" w:rsidRDefault="006B55C4" w14:paraId="1FB7B746" w14:textId="28EB6837">
      <w:pPr>
        <w:pStyle w:val="ListParagraph"/>
        <w:numPr>
          <w:ilvl w:val="1"/>
          <w:numId w:val="21"/>
        </w:numPr>
        <w:jc w:val="both"/>
        <w:rPr>
          <w:rFonts w:ascii="Times New Roman" w:hAnsi="Times New Roman" w:cs="Times New Roman"/>
          <w:sz w:val="24"/>
          <w:szCs w:val="24"/>
        </w:rPr>
      </w:pPr>
      <w:r w:rsidRPr="006B55C4">
        <w:rPr>
          <w:rFonts w:ascii="Times New Roman" w:hAnsi="Times New Roman" w:cs="Times New Roman"/>
          <w:sz w:val="24"/>
          <w:szCs w:val="24"/>
        </w:rPr>
        <w:t>Wi-Fi</w:t>
      </w:r>
    </w:p>
    <w:p w:rsidRPr="006B55C4" w:rsidR="006B55C4" w:rsidP="006B55C4" w:rsidRDefault="006B55C4" w14:paraId="65FECCA6" w14:textId="77777777">
      <w:pPr>
        <w:pStyle w:val="ListParagraph"/>
        <w:numPr>
          <w:ilvl w:val="1"/>
          <w:numId w:val="21"/>
        </w:numPr>
        <w:jc w:val="both"/>
        <w:rPr>
          <w:rFonts w:ascii="Times New Roman" w:hAnsi="Times New Roman" w:cs="Times New Roman"/>
          <w:sz w:val="24"/>
          <w:szCs w:val="24"/>
        </w:rPr>
      </w:pPr>
      <w:r w:rsidRPr="006B55C4">
        <w:rPr>
          <w:rFonts w:ascii="Times New Roman" w:hAnsi="Times New Roman" w:cs="Times New Roman"/>
          <w:sz w:val="24"/>
          <w:szCs w:val="24"/>
        </w:rPr>
        <w:t>Bluetooth and BLE</w:t>
      </w:r>
    </w:p>
    <w:p w:rsidRPr="006B55C4" w:rsidR="006B55C4" w:rsidP="006B55C4" w:rsidRDefault="006B55C4" w14:paraId="7AFDDC6F" w14:textId="77777777">
      <w:pPr>
        <w:pStyle w:val="ListParagraph"/>
        <w:numPr>
          <w:ilvl w:val="1"/>
          <w:numId w:val="21"/>
        </w:numPr>
        <w:jc w:val="both"/>
        <w:rPr>
          <w:rFonts w:ascii="Times New Roman" w:hAnsi="Times New Roman" w:cs="Times New Roman"/>
          <w:sz w:val="24"/>
          <w:szCs w:val="24"/>
        </w:rPr>
      </w:pPr>
      <w:r w:rsidRPr="006B55C4">
        <w:rPr>
          <w:rFonts w:ascii="Times New Roman" w:hAnsi="Times New Roman" w:cs="Times New Roman"/>
          <w:sz w:val="24"/>
          <w:szCs w:val="24"/>
        </w:rPr>
        <w:t>Ethernet</w:t>
      </w:r>
    </w:p>
    <w:p w:rsidRPr="006B55C4" w:rsidR="006B55C4" w:rsidP="006B55C4" w:rsidRDefault="006B55C4" w14:paraId="77FE903F" w14:textId="77777777">
      <w:pPr>
        <w:pStyle w:val="ListParagraph"/>
        <w:numPr>
          <w:ilvl w:val="1"/>
          <w:numId w:val="21"/>
        </w:numPr>
        <w:jc w:val="both"/>
        <w:rPr>
          <w:rFonts w:ascii="Times New Roman" w:hAnsi="Times New Roman" w:cs="Times New Roman"/>
          <w:sz w:val="24"/>
          <w:szCs w:val="24"/>
        </w:rPr>
      </w:pPr>
      <w:r w:rsidRPr="006B55C4">
        <w:rPr>
          <w:rFonts w:ascii="Times New Roman" w:hAnsi="Times New Roman" w:cs="Times New Roman"/>
          <w:sz w:val="24"/>
          <w:szCs w:val="24"/>
        </w:rPr>
        <w:t>USB (Serial)</w:t>
      </w:r>
    </w:p>
    <w:p w:rsidRPr="006B55C4" w:rsidR="006B55C4" w:rsidP="006B55C4" w:rsidRDefault="006B55C4" w14:paraId="7BF0BFE3" w14:textId="77777777">
      <w:pPr>
        <w:pStyle w:val="ListParagraph"/>
        <w:numPr>
          <w:ilvl w:val="1"/>
          <w:numId w:val="21"/>
        </w:numPr>
        <w:jc w:val="both"/>
        <w:rPr>
          <w:rFonts w:ascii="Times New Roman" w:hAnsi="Times New Roman" w:cs="Times New Roman"/>
          <w:sz w:val="24"/>
          <w:szCs w:val="24"/>
        </w:rPr>
      </w:pPr>
      <w:r w:rsidRPr="006B55C4">
        <w:rPr>
          <w:rFonts w:ascii="Times New Roman" w:hAnsi="Times New Roman" w:cs="Times New Roman"/>
          <w:sz w:val="24"/>
          <w:szCs w:val="24"/>
        </w:rPr>
        <w:t>GSM</w:t>
      </w:r>
    </w:p>
    <w:p w:rsidRPr="006B55C4" w:rsidR="006B55C4" w:rsidP="006B55C4" w:rsidRDefault="006B55C4" w14:paraId="5DFE632C" w14:textId="77777777">
      <w:pPr>
        <w:pStyle w:val="ListParagraph"/>
        <w:numPr>
          <w:ilvl w:val="1"/>
          <w:numId w:val="21"/>
        </w:numPr>
        <w:jc w:val="both"/>
        <w:rPr>
          <w:rFonts w:ascii="Times New Roman" w:hAnsi="Times New Roman" w:cs="Times New Roman"/>
          <w:sz w:val="24"/>
          <w:szCs w:val="24"/>
        </w:rPr>
      </w:pPr>
      <w:r w:rsidRPr="006B55C4">
        <w:rPr>
          <w:rFonts w:ascii="Times New Roman" w:hAnsi="Times New Roman" w:cs="Times New Roman"/>
          <w:sz w:val="24"/>
          <w:szCs w:val="24"/>
        </w:rPr>
        <w:t>…</w:t>
      </w:r>
    </w:p>
    <w:p w:rsidRPr="006B55C4" w:rsidR="006B55C4" w:rsidP="006B55C4" w:rsidRDefault="006B55C4" w14:paraId="032F64A2" w14:textId="77777777">
      <w:pPr>
        <w:pStyle w:val="ListParagraph"/>
        <w:numPr>
          <w:ilvl w:val="0"/>
          <w:numId w:val="21"/>
        </w:numPr>
        <w:jc w:val="both"/>
        <w:rPr>
          <w:rFonts w:ascii="Times New Roman" w:hAnsi="Times New Roman" w:cs="Times New Roman"/>
          <w:sz w:val="24"/>
          <w:szCs w:val="24"/>
        </w:rPr>
      </w:pPr>
      <w:r w:rsidRPr="006B55C4">
        <w:rPr>
          <w:rFonts w:ascii="Times New Roman" w:hAnsi="Times New Roman" w:cs="Times New Roman"/>
          <w:sz w:val="24"/>
          <w:szCs w:val="24"/>
        </w:rPr>
        <w:t>Set of easy-to-use Widgets</w:t>
      </w:r>
    </w:p>
    <w:p w:rsidRPr="006B55C4" w:rsidR="006B55C4" w:rsidP="006B55C4" w:rsidRDefault="006B55C4" w14:paraId="4C343F91" w14:textId="77777777">
      <w:pPr>
        <w:pStyle w:val="ListParagraph"/>
        <w:numPr>
          <w:ilvl w:val="0"/>
          <w:numId w:val="21"/>
        </w:numPr>
        <w:jc w:val="both"/>
        <w:rPr>
          <w:rFonts w:ascii="Times New Roman" w:hAnsi="Times New Roman" w:cs="Times New Roman"/>
          <w:sz w:val="24"/>
          <w:szCs w:val="24"/>
        </w:rPr>
      </w:pPr>
      <w:r w:rsidRPr="006B55C4">
        <w:rPr>
          <w:rFonts w:ascii="Times New Roman" w:hAnsi="Times New Roman" w:cs="Times New Roman"/>
          <w:sz w:val="24"/>
          <w:szCs w:val="24"/>
        </w:rPr>
        <w:t>Direct pin manipulation with no code writing</w:t>
      </w:r>
    </w:p>
    <w:p w:rsidRPr="006B55C4" w:rsidR="006B55C4" w:rsidP="006B55C4" w:rsidRDefault="006B55C4" w14:paraId="0B7777AC" w14:textId="77777777">
      <w:pPr>
        <w:pStyle w:val="ListParagraph"/>
        <w:numPr>
          <w:ilvl w:val="0"/>
          <w:numId w:val="21"/>
        </w:numPr>
        <w:jc w:val="both"/>
        <w:rPr>
          <w:rFonts w:ascii="Times New Roman" w:hAnsi="Times New Roman" w:cs="Times New Roman"/>
          <w:sz w:val="24"/>
          <w:szCs w:val="24"/>
        </w:rPr>
      </w:pPr>
      <w:r w:rsidRPr="006B55C4">
        <w:rPr>
          <w:rFonts w:ascii="Times New Roman" w:hAnsi="Times New Roman" w:cs="Times New Roman"/>
          <w:sz w:val="24"/>
          <w:szCs w:val="24"/>
        </w:rPr>
        <w:t>Easy to integrate and add new functionality using virtual pins</w:t>
      </w:r>
    </w:p>
    <w:p w:rsidRPr="006B55C4" w:rsidR="006B55C4" w:rsidP="006B55C4" w:rsidRDefault="006B55C4" w14:paraId="0136AB60" w14:textId="669B8739">
      <w:pPr>
        <w:pStyle w:val="ListParagraph"/>
        <w:numPr>
          <w:ilvl w:val="0"/>
          <w:numId w:val="21"/>
        </w:numPr>
        <w:jc w:val="both"/>
        <w:rPr>
          <w:rFonts w:ascii="Times New Roman" w:hAnsi="Times New Roman" w:cs="Times New Roman"/>
          <w:sz w:val="24"/>
          <w:szCs w:val="24"/>
        </w:rPr>
      </w:pPr>
      <w:r w:rsidRPr="006B55C4">
        <w:rPr>
          <w:rFonts w:ascii="Times New Roman" w:hAnsi="Times New Roman" w:cs="Times New Roman"/>
          <w:sz w:val="24"/>
          <w:szCs w:val="24"/>
        </w:rPr>
        <w:t>History data monitoring via Super Chart widget</w:t>
      </w:r>
    </w:p>
    <w:p w:rsidRPr="006B55C4" w:rsidR="006B55C4" w:rsidP="006B55C4" w:rsidRDefault="006B55C4" w14:paraId="29592398" w14:textId="77777777">
      <w:pPr>
        <w:pStyle w:val="ListParagraph"/>
        <w:numPr>
          <w:ilvl w:val="0"/>
          <w:numId w:val="21"/>
        </w:numPr>
        <w:jc w:val="both"/>
        <w:rPr>
          <w:rFonts w:ascii="Times New Roman" w:hAnsi="Times New Roman" w:cs="Times New Roman"/>
          <w:sz w:val="24"/>
          <w:szCs w:val="24"/>
        </w:rPr>
      </w:pPr>
      <w:r w:rsidRPr="006B55C4">
        <w:rPr>
          <w:rFonts w:ascii="Times New Roman" w:hAnsi="Times New Roman" w:cs="Times New Roman"/>
          <w:sz w:val="24"/>
          <w:szCs w:val="24"/>
        </w:rPr>
        <w:t>Device-to-Device communication using Bridge Widget</w:t>
      </w:r>
    </w:p>
    <w:p w:rsidRPr="006B55C4" w:rsidR="006B55C4" w:rsidP="006B55C4" w:rsidRDefault="006B55C4" w14:paraId="5BB74E04" w14:textId="77777777">
      <w:pPr>
        <w:pStyle w:val="ListParagraph"/>
        <w:numPr>
          <w:ilvl w:val="0"/>
          <w:numId w:val="21"/>
        </w:numPr>
        <w:jc w:val="both"/>
        <w:rPr>
          <w:rFonts w:ascii="Times New Roman" w:hAnsi="Times New Roman" w:cs="Times New Roman"/>
          <w:sz w:val="24"/>
          <w:szCs w:val="24"/>
        </w:rPr>
      </w:pPr>
      <w:r w:rsidRPr="006B55C4">
        <w:rPr>
          <w:rFonts w:ascii="Times New Roman" w:hAnsi="Times New Roman" w:cs="Times New Roman"/>
          <w:sz w:val="24"/>
          <w:szCs w:val="24"/>
        </w:rPr>
        <w:t>Sending emails, tweets, push notifications, etc.</w:t>
      </w:r>
    </w:p>
    <w:p w:rsidRPr="006B55C4" w:rsidR="006B55C4" w:rsidP="006B55C4" w:rsidRDefault="006B55C4" w14:paraId="2238E5F4" w14:textId="77777777">
      <w:pPr>
        <w:pStyle w:val="ListParagraph"/>
        <w:numPr>
          <w:ilvl w:val="0"/>
          <w:numId w:val="21"/>
        </w:numPr>
        <w:jc w:val="both"/>
        <w:rPr>
          <w:rFonts w:ascii="Times New Roman" w:hAnsi="Times New Roman" w:cs="Times New Roman"/>
          <w:sz w:val="24"/>
          <w:szCs w:val="24"/>
        </w:rPr>
      </w:pPr>
      <w:r w:rsidRPr="006B55C4">
        <w:rPr>
          <w:rFonts w:ascii="Times New Roman" w:hAnsi="Times New Roman" w:cs="Times New Roman"/>
          <w:sz w:val="24"/>
          <w:szCs w:val="24"/>
        </w:rPr>
        <w:t>… new features are constantly added!</w:t>
      </w:r>
    </w:p>
    <w:p w:rsidRPr="006B55C4" w:rsidR="006B55C4" w:rsidP="006B55C4" w:rsidRDefault="006B55C4" w14:paraId="7BDA9269" w14:textId="3DABFB52">
      <w:pPr>
        <w:pStyle w:val="ListParagraph"/>
        <w:ind w:left="0"/>
        <w:jc w:val="both"/>
        <w:rPr>
          <w:rFonts w:ascii="Times New Roman" w:hAnsi="Times New Roman" w:cs="Times New Roman"/>
          <w:sz w:val="24"/>
          <w:szCs w:val="24"/>
        </w:rPr>
      </w:pPr>
      <w:r w:rsidRPr="006B55C4">
        <w:rPr>
          <w:rFonts w:ascii="Times New Roman" w:hAnsi="Times New Roman" w:cs="Times New Roman"/>
          <w:sz w:val="24"/>
          <w:szCs w:val="24"/>
        </w:rPr>
        <w:t>You can find example sketches covering basic Blynk Features. They are included in the library. All the sketches are designed to be easily combined with each other.</w:t>
      </w:r>
    </w:p>
    <w:p w:rsidR="006B55C4" w:rsidP="006B55C4" w:rsidRDefault="006B55C4" w14:paraId="7CEE80EC" w14:textId="09D54F56">
      <w:pPr>
        <w:pStyle w:val="ListParagraph"/>
        <w:ind w:left="0"/>
        <w:jc w:val="both"/>
        <w:rPr>
          <w:rFonts w:ascii="Times New Roman" w:hAnsi="Times New Roman" w:cs="Times New Roman"/>
          <w:sz w:val="24"/>
          <w:szCs w:val="24"/>
        </w:rPr>
      </w:pPr>
    </w:p>
    <w:p w:rsidR="006B55C4" w:rsidP="00C00CAC" w:rsidRDefault="006B55C4" w14:paraId="575141D9" w14:textId="7B143204">
      <w:pPr>
        <w:pStyle w:val="ListParagraph"/>
        <w:numPr>
          <w:ilvl w:val="1"/>
          <w:numId w:val="4"/>
        </w:numPr>
        <w:jc w:val="both"/>
        <w:rPr>
          <w:rFonts w:ascii="Times New Roman" w:hAnsi="Times New Roman" w:cs="Times New Roman"/>
          <w:b/>
          <w:bCs/>
          <w:sz w:val="24"/>
          <w:szCs w:val="24"/>
        </w:rPr>
      </w:pPr>
      <w:r w:rsidRPr="006B55C4">
        <w:rPr>
          <w:rFonts w:ascii="Times New Roman" w:hAnsi="Times New Roman" w:cs="Times New Roman"/>
          <w:b/>
          <w:bCs/>
          <w:sz w:val="24"/>
          <w:szCs w:val="24"/>
        </w:rPr>
        <w:t>Blynk Requirements</w:t>
      </w:r>
      <w:r>
        <w:rPr>
          <w:rFonts w:ascii="Times New Roman" w:hAnsi="Times New Roman" w:cs="Times New Roman"/>
          <w:b/>
          <w:bCs/>
          <w:sz w:val="24"/>
          <w:szCs w:val="24"/>
        </w:rPr>
        <w:t xml:space="preserve"> –</w:t>
      </w:r>
    </w:p>
    <w:p w:rsidR="006B55C4" w:rsidP="006B55C4" w:rsidRDefault="006B55C4" w14:paraId="3322D0A1" w14:textId="50CFC681">
      <w:pPr>
        <w:pStyle w:val="ListParagraph"/>
        <w:ind w:left="0"/>
        <w:jc w:val="both"/>
        <w:rPr>
          <w:rFonts w:ascii="Times New Roman" w:hAnsi="Times New Roman" w:cs="Times New Roman"/>
          <w:b/>
          <w:bCs/>
          <w:sz w:val="24"/>
          <w:szCs w:val="24"/>
        </w:rPr>
      </w:pPr>
    </w:p>
    <w:p w:rsidRPr="006B55C4" w:rsidR="006B55C4" w:rsidP="006B55C4" w:rsidRDefault="006B55C4" w14:paraId="7946B7EF" w14:textId="77777777">
      <w:pPr>
        <w:pStyle w:val="ListParagraph"/>
        <w:ind w:left="0"/>
        <w:jc w:val="both"/>
        <w:rPr>
          <w:rFonts w:ascii="Times New Roman" w:hAnsi="Times New Roman" w:cs="Times New Roman"/>
          <w:b/>
          <w:bCs/>
          <w:sz w:val="24"/>
          <w:szCs w:val="24"/>
        </w:rPr>
      </w:pPr>
      <w:r w:rsidRPr="006B55C4">
        <w:rPr>
          <w:rFonts w:ascii="Times New Roman" w:hAnsi="Times New Roman" w:cs="Times New Roman"/>
          <w:b/>
          <w:bCs/>
          <w:sz w:val="24"/>
          <w:szCs w:val="24"/>
        </w:rPr>
        <w:t>1. Hardware.</w:t>
      </w:r>
    </w:p>
    <w:p w:rsidRPr="006B55C4" w:rsidR="006B55C4" w:rsidP="006B55C4" w:rsidRDefault="006B55C4" w14:paraId="290B4C8E" w14:textId="77777777">
      <w:pPr>
        <w:pStyle w:val="ListParagraph"/>
        <w:ind w:left="0"/>
        <w:jc w:val="both"/>
        <w:rPr>
          <w:rFonts w:ascii="Times New Roman" w:hAnsi="Times New Roman" w:cs="Times New Roman"/>
          <w:sz w:val="24"/>
          <w:szCs w:val="24"/>
        </w:rPr>
      </w:pPr>
      <w:r w:rsidRPr="006B55C4">
        <w:rPr>
          <w:rFonts w:ascii="Times New Roman" w:hAnsi="Times New Roman" w:cs="Times New Roman"/>
          <w:sz w:val="24"/>
          <w:szCs w:val="24"/>
        </w:rPr>
        <w:t>An Arduino, Raspberry Pi, or a similar development kit.</w:t>
      </w:r>
    </w:p>
    <w:p w:rsidRPr="006B55C4" w:rsidR="006B55C4" w:rsidP="006B55C4" w:rsidRDefault="006B55C4" w14:paraId="31849976" w14:textId="6DA5117F">
      <w:pPr>
        <w:pStyle w:val="ListParagraph"/>
        <w:ind w:left="0"/>
        <w:jc w:val="both"/>
        <w:rPr>
          <w:rFonts w:ascii="Times New Roman" w:hAnsi="Times New Roman" w:cs="Times New Roman"/>
          <w:sz w:val="24"/>
          <w:szCs w:val="24"/>
        </w:rPr>
      </w:pPr>
      <w:r w:rsidRPr="006B55C4">
        <w:rPr>
          <w:rFonts w:ascii="Times New Roman" w:hAnsi="Times New Roman" w:cs="Times New Roman"/>
          <w:b/>
          <w:bCs/>
          <w:sz w:val="24"/>
          <w:szCs w:val="24"/>
        </w:rPr>
        <w:t>Blynk works over the Internet.</w:t>
      </w:r>
      <w:r w:rsidRPr="006B55C4">
        <w:rPr>
          <w:rFonts w:ascii="Times New Roman" w:hAnsi="Times New Roman" w:cs="Times New Roman"/>
          <w:sz w:val="24"/>
          <w:szCs w:val="24"/>
        </w:rPr>
        <w:t xml:space="preserve"> This means that the hardware you choose should be able to connect to the internet. Some of the boards, like Arduino Uno will need an Ethernet or Wi-Fi Shield to communicate, others are already Internet-enabled: like the ESP8266, Raspberry Pi with </w:t>
      </w:r>
      <w:r>
        <w:rPr>
          <w:rFonts w:ascii="Times New Roman" w:hAnsi="Times New Roman" w:cs="Times New Roman"/>
          <w:sz w:val="24"/>
          <w:szCs w:val="24"/>
        </w:rPr>
        <w:t>Wi-Fi</w:t>
      </w:r>
      <w:r w:rsidRPr="006B55C4">
        <w:rPr>
          <w:rFonts w:ascii="Times New Roman" w:hAnsi="Times New Roman" w:cs="Times New Roman"/>
          <w:sz w:val="24"/>
          <w:szCs w:val="24"/>
        </w:rPr>
        <w:t xml:space="preserve"> dongle, Particle Photon or </w:t>
      </w:r>
      <w:proofErr w:type="spellStart"/>
      <w:r w:rsidRPr="006B55C4">
        <w:rPr>
          <w:rFonts w:ascii="Times New Roman" w:hAnsi="Times New Roman" w:cs="Times New Roman"/>
          <w:sz w:val="24"/>
          <w:szCs w:val="24"/>
        </w:rPr>
        <w:t>SparkFun</w:t>
      </w:r>
      <w:proofErr w:type="spellEnd"/>
      <w:r w:rsidRPr="006B55C4">
        <w:rPr>
          <w:rFonts w:ascii="Times New Roman" w:hAnsi="Times New Roman" w:cs="Times New Roman"/>
          <w:sz w:val="24"/>
          <w:szCs w:val="24"/>
        </w:rPr>
        <w:t xml:space="preserve"> Blynk Board. But even if you don’t have a shield, you can connect it over USB to your laptop or desktop </w:t>
      </w:r>
    </w:p>
    <w:p w:rsidRPr="006B55C4" w:rsidR="006B55C4" w:rsidP="006B55C4" w:rsidRDefault="006B55C4" w14:paraId="538CE65E" w14:textId="55150CE7">
      <w:pPr>
        <w:pStyle w:val="ListParagraph"/>
        <w:ind w:left="0"/>
        <w:jc w:val="both"/>
        <w:rPr>
          <w:rFonts w:ascii="Times New Roman" w:hAnsi="Times New Roman" w:cs="Times New Roman"/>
          <w:b/>
          <w:bCs/>
          <w:sz w:val="24"/>
          <w:szCs w:val="24"/>
        </w:rPr>
      </w:pPr>
      <w:r w:rsidRPr="006B55C4">
        <w:rPr>
          <w:rFonts w:ascii="Times New Roman" w:hAnsi="Times New Roman" w:cs="Times New Roman"/>
          <w:b/>
          <w:bCs/>
          <w:sz w:val="24"/>
          <w:szCs w:val="24"/>
        </w:rPr>
        <w:t>2. A Smartphone.</w:t>
      </w:r>
    </w:p>
    <w:p w:rsidR="003C6FE7" w:rsidP="008D0040" w:rsidRDefault="176AA419" w14:paraId="27CCF87E" w14:textId="10EBEE84">
      <w:pPr>
        <w:pStyle w:val="ListParagraph"/>
        <w:numPr>
          <w:ilvl w:val="0"/>
          <w:numId w:val="4"/>
        </w:numPr>
        <w:jc w:val="both"/>
        <w:rPr>
          <w:rFonts w:ascii="Times New Roman" w:hAnsi="Times New Roman" w:cs="Times New Roman"/>
          <w:b/>
          <w:bCs/>
          <w:sz w:val="24"/>
          <w:szCs w:val="24"/>
        </w:rPr>
      </w:pPr>
      <w:r w:rsidRPr="176AA419">
        <w:rPr>
          <w:rFonts w:ascii="Times New Roman" w:hAnsi="Times New Roman" w:cs="Times New Roman"/>
          <w:b/>
          <w:bCs/>
          <w:sz w:val="24"/>
          <w:szCs w:val="24"/>
        </w:rPr>
        <w:t>Internet of Things (IoT)</w:t>
      </w:r>
    </w:p>
    <w:p w:rsidR="0013657D" w:rsidP="0013657D" w:rsidRDefault="0013657D" w14:paraId="4629FB2B" w14:textId="77777777">
      <w:pPr>
        <w:pStyle w:val="ListParagraph"/>
        <w:jc w:val="both"/>
        <w:rPr>
          <w:rFonts w:ascii="Times New Roman" w:hAnsi="Times New Roman" w:cs="Times New Roman"/>
          <w:b/>
          <w:bCs/>
          <w:sz w:val="24"/>
          <w:szCs w:val="24"/>
        </w:rPr>
      </w:pPr>
    </w:p>
    <w:p w:rsidR="0013657D" w:rsidP="003C6FE7" w:rsidRDefault="003C6FE7" w14:paraId="7C9872DD" w14:textId="77777777">
      <w:pPr>
        <w:pStyle w:val="ListParagraph"/>
        <w:ind w:left="0"/>
        <w:jc w:val="both"/>
        <w:rPr>
          <w:rFonts w:ascii="Times New Roman" w:hAnsi="Times New Roman" w:cs="Times New Roman"/>
          <w:sz w:val="24"/>
          <w:szCs w:val="24"/>
        </w:rPr>
      </w:pPr>
      <w:r w:rsidRPr="003C6FE7">
        <w:rPr>
          <w:rFonts w:ascii="Times New Roman" w:hAnsi="Times New Roman" w:cs="Times New Roman"/>
          <w:sz w:val="24"/>
          <w:szCs w:val="24"/>
        </w:rPr>
        <w:t>The Internet of Things (IoT) refers to the ever-growing network of physical objects that feature an IP address for internet connectivity, and the communication that occurs between these objects and other Internet-enabled devices and systems.</w:t>
      </w:r>
    </w:p>
    <w:p w:rsidR="0013657D" w:rsidP="003C6FE7" w:rsidRDefault="003C6FE7" w14:paraId="26AB33B8" w14:textId="77777777">
      <w:pPr>
        <w:pStyle w:val="ListParagraph"/>
        <w:ind w:left="0"/>
        <w:jc w:val="both"/>
        <w:rPr>
          <w:rFonts w:ascii="Times New Roman" w:hAnsi="Times New Roman" w:cs="Times New Roman"/>
          <w:sz w:val="24"/>
          <w:szCs w:val="24"/>
        </w:rPr>
      </w:pPr>
      <w:r w:rsidRPr="003C6FE7">
        <w:rPr>
          <w:rFonts w:ascii="Times New Roman" w:hAnsi="Times New Roman" w:cs="Times New Roman"/>
          <w:sz w:val="24"/>
          <w:szCs w:val="24"/>
        </w:rPr>
        <w:t>In simple words, Internet of Things (IoT) is an ecosystem of connected physical objects that are accessible through the internet.</w:t>
      </w:r>
    </w:p>
    <w:p w:rsidR="003C6FE7" w:rsidP="003C6FE7" w:rsidRDefault="003C6FE7" w14:paraId="403CCBF3" w14:textId="4C079D1C">
      <w:pPr>
        <w:pStyle w:val="ListParagraph"/>
        <w:ind w:left="0"/>
        <w:jc w:val="both"/>
        <w:rPr>
          <w:rFonts w:ascii="Times New Roman" w:hAnsi="Times New Roman" w:cs="Times New Roman"/>
          <w:sz w:val="24"/>
          <w:szCs w:val="24"/>
        </w:rPr>
      </w:pPr>
      <w:r w:rsidRPr="003C6FE7">
        <w:rPr>
          <w:rFonts w:ascii="Times New Roman" w:hAnsi="Times New Roman" w:cs="Times New Roman"/>
          <w:sz w:val="24"/>
          <w:szCs w:val="24"/>
        </w:rPr>
        <w:t>It is also referred to as Machine-to-Machine (M2M), Skynet</w:t>
      </w:r>
      <w:r w:rsidR="0013657D">
        <w:rPr>
          <w:rFonts w:ascii="Times New Roman" w:hAnsi="Times New Roman" w:cs="Times New Roman"/>
          <w:sz w:val="24"/>
          <w:szCs w:val="24"/>
        </w:rPr>
        <w:t xml:space="preserve"> </w:t>
      </w:r>
      <w:r w:rsidRPr="003C6FE7">
        <w:rPr>
          <w:rFonts w:ascii="Times New Roman" w:hAnsi="Times New Roman" w:cs="Times New Roman"/>
          <w:sz w:val="24"/>
          <w:szCs w:val="24"/>
        </w:rPr>
        <w:t>or Internet of Everything.</w:t>
      </w:r>
    </w:p>
    <w:p w:rsidR="0013657D" w:rsidP="003C6FE7" w:rsidRDefault="0013657D" w14:paraId="2AD51807" w14:textId="5B230978">
      <w:pPr>
        <w:pStyle w:val="ListParagraph"/>
        <w:ind w:left="0"/>
        <w:jc w:val="both"/>
        <w:rPr>
          <w:rFonts w:ascii="Times New Roman" w:hAnsi="Times New Roman" w:cs="Times New Roman"/>
          <w:sz w:val="24"/>
          <w:szCs w:val="24"/>
        </w:rPr>
      </w:pPr>
    </w:p>
    <w:p w:rsidR="0013657D" w:rsidP="003C6FE7" w:rsidRDefault="0013657D" w14:paraId="6A2F39AD" w14:textId="5FA4D385">
      <w:pPr>
        <w:pStyle w:val="ListParagraph"/>
        <w:ind w:left="0"/>
        <w:jc w:val="both"/>
        <w:rPr>
          <w:rFonts w:ascii="Times New Roman" w:hAnsi="Times New Roman" w:cs="Times New Roman"/>
          <w:sz w:val="24"/>
          <w:szCs w:val="24"/>
        </w:rPr>
      </w:pPr>
      <w:r w:rsidRPr="0013657D">
        <w:rPr>
          <w:rFonts w:ascii="Times New Roman" w:hAnsi="Times New Roman" w:cs="Times New Roman"/>
          <w:sz w:val="24"/>
          <w:szCs w:val="24"/>
        </w:rPr>
        <w:t xml:space="preserve">The Internet of things refers to a type of network to connect anything with the Internet based on stipulated protocols through information sensing equipment’s to conduct information exchange and communications in order to achieve smart recognitions, positioning, tracing, monitoring, and administration. In this paper we briefly </w:t>
      </w:r>
      <w:r w:rsidRPr="0013657D">
        <w:rPr>
          <w:rFonts w:ascii="Times New Roman" w:hAnsi="Times New Roman" w:cs="Times New Roman"/>
          <w:sz w:val="24"/>
          <w:szCs w:val="24"/>
        </w:rPr>
        <w:lastRenderedPageBreak/>
        <w:t>discussed about what IOT</w:t>
      </w:r>
      <w:r>
        <w:rPr>
          <w:rFonts w:ascii="Times New Roman" w:hAnsi="Times New Roman" w:cs="Times New Roman"/>
          <w:sz w:val="24"/>
          <w:szCs w:val="24"/>
        </w:rPr>
        <w:t xml:space="preserve"> </w:t>
      </w:r>
      <w:r w:rsidRPr="0013657D">
        <w:rPr>
          <w:rFonts w:ascii="Times New Roman" w:hAnsi="Times New Roman" w:cs="Times New Roman"/>
          <w:sz w:val="24"/>
          <w:szCs w:val="24"/>
        </w:rPr>
        <w:t>is, how IOT enables different technologies, about its architecture, characteristics &amp; applications, IOT functional view &amp; what are the future challenges for IOT.</w:t>
      </w:r>
    </w:p>
    <w:p w:rsidR="0013657D" w:rsidP="003C6FE7" w:rsidRDefault="0013657D" w14:paraId="51537B85" w14:textId="0AB66DDE">
      <w:pPr>
        <w:pStyle w:val="ListParagraph"/>
        <w:ind w:left="0"/>
        <w:jc w:val="both"/>
        <w:rPr>
          <w:rFonts w:ascii="Times New Roman" w:hAnsi="Times New Roman" w:cs="Times New Roman"/>
          <w:sz w:val="24"/>
          <w:szCs w:val="24"/>
        </w:rPr>
      </w:pPr>
    </w:p>
    <w:p w:rsidR="0013657D" w:rsidP="003C6FE7" w:rsidRDefault="0013657D" w14:paraId="13A19B3E" w14:textId="30FA009B">
      <w:pPr>
        <w:pStyle w:val="ListParagraph"/>
        <w:ind w:left="0"/>
        <w:jc w:val="both"/>
        <w:rPr>
          <w:rFonts w:ascii="Times New Roman" w:hAnsi="Times New Roman" w:cs="Times New Roman"/>
          <w:sz w:val="24"/>
          <w:szCs w:val="24"/>
        </w:rPr>
      </w:pPr>
      <w:r w:rsidRPr="0013657D">
        <w:rPr>
          <w:rFonts w:ascii="Times New Roman" w:hAnsi="Times New Roman" w:cs="Times New Roman"/>
          <w:sz w:val="24"/>
          <w:szCs w:val="24"/>
        </w:rPr>
        <w:t>The IOT concept was coined by a member of the Radio Frequency Identification (RFID) development community in 1999, and it has recently become more relevant to the practical world largely because of the growth of mobile devices, embedded and ubiquitous communication, cloud computing and data analytics.</w:t>
      </w:r>
    </w:p>
    <w:p w:rsidR="0013657D" w:rsidP="003C6FE7" w:rsidRDefault="0013657D" w14:paraId="01F6029E" w14:textId="55CF25BD">
      <w:pPr>
        <w:pStyle w:val="ListParagraph"/>
        <w:ind w:left="0"/>
        <w:jc w:val="both"/>
        <w:rPr>
          <w:rFonts w:ascii="Times New Roman" w:hAnsi="Times New Roman" w:cs="Times New Roman"/>
          <w:sz w:val="24"/>
          <w:szCs w:val="24"/>
        </w:rPr>
      </w:pPr>
    </w:p>
    <w:p w:rsidR="0013657D" w:rsidP="008D0040" w:rsidRDefault="0013657D" w14:paraId="06E7A24D" w14:textId="5B610491">
      <w:pPr>
        <w:pStyle w:val="ListParagraph"/>
        <w:numPr>
          <w:ilvl w:val="1"/>
          <w:numId w:val="4"/>
        </w:numPr>
        <w:jc w:val="both"/>
        <w:rPr>
          <w:rFonts w:ascii="Times New Roman" w:hAnsi="Times New Roman" w:cs="Times New Roman"/>
          <w:b/>
          <w:bCs/>
          <w:sz w:val="24"/>
          <w:szCs w:val="24"/>
        </w:rPr>
      </w:pPr>
      <w:r w:rsidRPr="0013657D">
        <w:rPr>
          <w:rFonts w:ascii="Times New Roman" w:hAnsi="Times New Roman" w:cs="Times New Roman"/>
          <w:b/>
          <w:bCs/>
          <w:sz w:val="24"/>
          <w:szCs w:val="24"/>
        </w:rPr>
        <w:t>Introduction to IoT</w:t>
      </w:r>
    </w:p>
    <w:p w:rsidR="0013657D" w:rsidP="0013657D" w:rsidRDefault="0013657D" w14:paraId="33F9231E" w14:textId="77C4F3B6">
      <w:pPr>
        <w:pStyle w:val="ListParagraph"/>
        <w:ind w:left="360"/>
        <w:jc w:val="both"/>
        <w:rPr>
          <w:rFonts w:ascii="Times New Roman" w:hAnsi="Times New Roman" w:cs="Times New Roman"/>
          <w:b/>
          <w:bCs/>
          <w:sz w:val="24"/>
          <w:szCs w:val="24"/>
        </w:rPr>
      </w:pPr>
    </w:p>
    <w:p w:rsidR="0013657D" w:rsidP="0013657D" w:rsidRDefault="0013657D" w14:paraId="447BA0EB" w14:textId="77777777">
      <w:pPr>
        <w:pStyle w:val="ListParagraph"/>
        <w:ind w:left="0"/>
        <w:jc w:val="both"/>
        <w:rPr>
          <w:rFonts w:ascii="Times New Roman" w:hAnsi="Times New Roman" w:cs="Times New Roman"/>
          <w:sz w:val="24"/>
          <w:szCs w:val="24"/>
        </w:rPr>
      </w:pPr>
      <w:r w:rsidRPr="0013657D">
        <w:rPr>
          <w:rFonts w:ascii="Times New Roman" w:hAnsi="Times New Roman" w:cs="Times New Roman"/>
          <w:sz w:val="24"/>
          <w:szCs w:val="24"/>
        </w:rPr>
        <w:t>Imagine a world where billions of objects can sense, communicate and share information, all interconnected over public or private Internet Protocol (IP) networks. These interconnected objects have data regularly collected, analyzed and used to initiate action, providing a wealth of intelligence for planning, management and decision making. This is the world of the Internet of Things (IOT). Internet of things common definition is defining as: Internet of things (IOT) is a network of physical objects. The internet is not only a network of computers, but it has evolved into a network of device of all type and sizes , vehicles, smart phones, home appliances, toys, cameras, medical instruments and industrial systems, animals, people, buildings, all connected ,all communicating &amp; sharing information based on stipulated protocols in order to achieve smart reorganizations, positioning, tracing, safe &amp; control &amp; even personal real time online monitoring , online upgrade, process control &amp; administration.</w:t>
      </w:r>
      <w:r>
        <w:rPr>
          <w:rFonts w:ascii="Times New Roman" w:hAnsi="Times New Roman" w:cs="Times New Roman"/>
          <w:sz w:val="24"/>
          <w:szCs w:val="24"/>
        </w:rPr>
        <w:t xml:space="preserve"> </w:t>
      </w:r>
      <w:r w:rsidRPr="0013657D">
        <w:rPr>
          <w:rFonts w:ascii="Times New Roman" w:hAnsi="Times New Roman" w:cs="Times New Roman"/>
          <w:sz w:val="24"/>
          <w:szCs w:val="24"/>
        </w:rPr>
        <w:t>We define IOT into three categories as below:</w:t>
      </w:r>
    </w:p>
    <w:p w:rsidR="0013657D" w:rsidP="0013657D" w:rsidRDefault="0013657D" w14:paraId="0D3AEB5E" w14:textId="77777777">
      <w:pPr>
        <w:pStyle w:val="ListParagraph"/>
        <w:ind w:left="0"/>
        <w:jc w:val="both"/>
        <w:rPr>
          <w:rFonts w:ascii="Times New Roman" w:hAnsi="Times New Roman" w:cs="Times New Roman"/>
          <w:sz w:val="24"/>
          <w:szCs w:val="24"/>
        </w:rPr>
      </w:pPr>
      <w:r w:rsidRPr="0013657D">
        <w:rPr>
          <w:rFonts w:ascii="Times New Roman" w:hAnsi="Times New Roman" w:cs="Times New Roman"/>
          <w:sz w:val="24"/>
          <w:szCs w:val="24"/>
        </w:rPr>
        <w:t>Internet of things is an</w:t>
      </w:r>
      <w:r>
        <w:rPr>
          <w:rFonts w:ascii="Times New Roman" w:hAnsi="Times New Roman" w:cs="Times New Roman"/>
          <w:sz w:val="24"/>
          <w:szCs w:val="24"/>
        </w:rPr>
        <w:t xml:space="preserve"> </w:t>
      </w:r>
      <w:r w:rsidRPr="0013657D">
        <w:rPr>
          <w:rFonts w:ascii="Times New Roman" w:hAnsi="Times New Roman" w:cs="Times New Roman"/>
          <w:sz w:val="24"/>
          <w:szCs w:val="24"/>
        </w:rPr>
        <w:t>internet of three things:</w:t>
      </w:r>
    </w:p>
    <w:p w:rsidR="0013657D" w:rsidP="0013657D" w:rsidRDefault="0013657D" w14:paraId="28E9CC18" w14:textId="77777777">
      <w:pPr>
        <w:pStyle w:val="ListParagraph"/>
        <w:ind w:left="0"/>
        <w:jc w:val="both"/>
        <w:rPr>
          <w:rFonts w:ascii="Times New Roman" w:hAnsi="Times New Roman" w:cs="Times New Roman"/>
          <w:sz w:val="24"/>
          <w:szCs w:val="24"/>
        </w:rPr>
      </w:pPr>
      <w:r w:rsidRPr="0013657D">
        <w:rPr>
          <w:rFonts w:ascii="Times New Roman" w:hAnsi="Times New Roman" w:cs="Times New Roman"/>
          <w:sz w:val="24"/>
          <w:szCs w:val="24"/>
        </w:rPr>
        <w:t>(1). People to people,</w:t>
      </w:r>
    </w:p>
    <w:p w:rsidR="0013657D" w:rsidP="0013657D" w:rsidRDefault="0013657D" w14:paraId="504334F9" w14:textId="77777777">
      <w:pPr>
        <w:pStyle w:val="ListParagraph"/>
        <w:ind w:left="0"/>
        <w:jc w:val="both"/>
        <w:rPr>
          <w:rFonts w:ascii="Times New Roman" w:hAnsi="Times New Roman" w:cs="Times New Roman"/>
          <w:sz w:val="24"/>
          <w:szCs w:val="24"/>
        </w:rPr>
      </w:pPr>
      <w:r w:rsidRPr="0013657D">
        <w:rPr>
          <w:rFonts w:ascii="Times New Roman" w:hAnsi="Times New Roman" w:cs="Times New Roman"/>
          <w:sz w:val="24"/>
          <w:szCs w:val="24"/>
        </w:rPr>
        <w:t>(2) People to machine /things,</w:t>
      </w:r>
    </w:p>
    <w:p w:rsidR="0013657D" w:rsidP="0013657D" w:rsidRDefault="0013657D" w14:paraId="1057C69C" w14:textId="6746497C">
      <w:pPr>
        <w:pStyle w:val="ListParagraph"/>
        <w:ind w:left="0"/>
        <w:jc w:val="both"/>
        <w:rPr>
          <w:rFonts w:ascii="Times New Roman" w:hAnsi="Times New Roman" w:cs="Times New Roman"/>
          <w:sz w:val="24"/>
          <w:szCs w:val="24"/>
        </w:rPr>
      </w:pPr>
      <w:r w:rsidRPr="0013657D">
        <w:rPr>
          <w:rFonts w:ascii="Times New Roman" w:hAnsi="Times New Roman" w:cs="Times New Roman"/>
          <w:sz w:val="24"/>
          <w:szCs w:val="24"/>
        </w:rPr>
        <w:t>(3) Things /machine to things /machine, Interacting</w:t>
      </w:r>
      <w:r>
        <w:rPr>
          <w:rFonts w:ascii="Times New Roman" w:hAnsi="Times New Roman" w:cs="Times New Roman"/>
          <w:sz w:val="24"/>
          <w:szCs w:val="24"/>
        </w:rPr>
        <w:t xml:space="preserve"> </w:t>
      </w:r>
      <w:r w:rsidRPr="0013657D">
        <w:rPr>
          <w:rFonts w:ascii="Times New Roman" w:hAnsi="Times New Roman" w:cs="Times New Roman"/>
          <w:sz w:val="24"/>
          <w:szCs w:val="24"/>
        </w:rPr>
        <w:t>through internet.</w:t>
      </w:r>
    </w:p>
    <w:p w:rsidR="0013657D" w:rsidP="0013657D" w:rsidRDefault="0013657D" w14:paraId="3109FD47" w14:textId="77777777">
      <w:pPr>
        <w:pStyle w:val="ListParagraph"/>
        <w:jc w:val="both"/>
        <w:rPr>
          <w:rFonts w:ascii="Times New Roman" w:hAnsi="Times New Roman" w:cs="Times New Roman"/>
          <w:sz w:val="24"/>
          <w:szCs w:val="24"/>
        </w:rPr>
      </w:pPr>
    </w:p>
    <w:p w:rsidR="0013657D" w:rsidP="0013657D" w:rsidRDefault="0013657D" w14:paraId="4DF3E335" w14:textId="0E7DF8D6">
      <w:pPr>
        <w:pStyle w:val="ListParagraph"/>
        <w:jc w:val="both"/>
        <w:rPr>
          <w:rFonts w:ascii="Times New Roman" w:hAnsi="Times New Roman" w:cs="Times New Roman"/>
          <w:sz w:val="24"/>
          <w:szCs w:val="24"/>
        </w:rPr>
      </w:pPr>
      <w:r>
        <w:drawing>
          <wp:inline wp14:editId="2C60ECB2" wp14:anchorId="216013C8">
            <wp:extent cx="1939332" cy="1854486"/>
            <wp:effectExtent l="0" t="0" r="381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9b74c67983b647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39332" cy="1854486"/>
                    </a:xfrm>
                    <a:prstGeom prst="rect">
                      <a:avLst/>
                    </a:prstGeom>
                  </pic:spPr>
                </pic:pic>
              </a:graphicData>
            </a:graphic>
          </wp:inline>
        </w:drawing>
      </w:r>
    </w:p>
    <w:p w:rsidR="0013657D" w:rsidP="0013657D" w:rsidRDefault="00BA73A8" w14:paraId="11BFD49B" w14:textId="508760E3">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9A24DF3" wp14:editId="3909BE99">
                <wp:simplePos x="0" y="0"/>
                <wp:positionH relativeFrom="margin">
                  <wp:posOffset>828710</wp:posOffset>
                </wp:positionH>
                <wp:positionV relativeFrom="paragraph">
                  <wp:posOffset>66040</wp:posOffset>
                </wp:positionV>
                <wp:extent cx="1240972" cy="221064"/>
                <wp:effectExtent l="0" t="0" r="16510" b="26670"/>
                <wp:wrapNone/>
                <wp:docPr id="46" name="Text Box 46"/>
                <wp:cNvGraphicFramePr/>
                <a:graphic xmlns:a="http://schemas.openxmlformats.org/drawingml/2006/main">
                  <a:graphicData uri="http://schemas.microsoft.com/office/word/2010/wordprocessingShape">
                    <wps:wsp>
                      <wps:cNvSpPr txBox="1"/>
                      <wps:spPr>
                        <a:xfrm>
                          <a:off x="0" y="0"/>
                          <a:ext cx="1240972" cy="221064"/>
                        </a:xfrm>
                        <a:prstGeom prst="rect">
                          <a:avLst/>
                        </a:prstGeom>
                        <a:solidFill>
                          <a:schemeClr val="lt1"/>
                        </a:solidFill>
                        <a:ln w="6350">
                          <a:solidFill>
                            <a:prstClr val="black"/>
                          </a:solidFill>
                        </a:ln>
                      </wps:spPr>
                      <wps:txbx>
                        <w:txbxContent>
                          <w:p w:rsidRPr="00863A72" w:rsidR="00A61B59" w:rsidP="00BA73A8" w:rsidRDefault="00A61B59" w14:paraId="7355FA5A" w14:textId="1CBBC721">
                            <w:pPr>
                              <w:rPr>
                                <w:sz w:val="16"/>
                                <w:szCs w:val="16"/>
                              </w:rPr>
                            </w:pPr>
                            <w:r w:rsidRPr="00863A72">
                              <w:rPr>
                                <w:sz w:val="16"/>
                                <w:szCs w:val="16"/>
                              </w:rPr>
                              <w:t xml:space="preserve">Fig </w:t>
                            </w:r>
                            <w:r>
                              <w:rPr>
                                <w:sz w:val="16"/>
                                <w:szCs w:val="16"/>
                              </w:rPr>
                              <w:t>16</w:t>
                            </w:r>
                            <w:r w:rsidRPr="00863A72">
                              <w:rPr>
                                <w:sz w:val="16"/>
                                <w:szCs w:val="16"/>
                              </w:rPr>
                              <w:t>-</w:t>
                            </w:r>
                            <w:r>
                              <w:rPr>
                                <w:sz w:val="16"/>
                                <w:szCs w:val="16"/>
                              </w:rPr>
                              <w:t xml:space="preserve"> Internet of Things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4DD986">
              <v:shape id="Text Box 46" style="position:absolute;left:0;text-align:left;margin-left:65.25pt;margin-top:5.2pt;width:97.7pt;height:17.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" w14:anchorId="59A24DF3">
                <v:textbox>
                  <w:txbxContent>
                    <w:p w:rsidRPr="00863A72" w:rsidR="00A61B59" w:rsidP="00BA73A8" w:rsidRDefault="00A61B59" w14:paraId="0BFC7E2D" w14:textId="1CBBC721">
                      <w:pPr>
                        <w:rPr>
                          <w:sz w:val="16"/>
                          <w:szCs w:val="16"/>
                        </w:rPr>
                      </w:pPr>
                      <w:r w:rsidRPr="00863A72">
                        <w:rPr>
                          <w:sz w:val="16"/>
                          <w:szCs w:val="16"/>
                        </w:rPr>
                        <w:t xml:space="preserve">Fig </w:t>
                      </w:r>
                      <w:r>
                        <w:rPr>
                          <w:sz w:val="16"/>
                          <w:szCs w:val="16"/>
                        </w:rPr>
                        <w:t>16</w:t>
                      </w:r>
                      <w:r w:rsidRPr="00863A72">
                        <w:rPr>
                          <w:sz w:val="16"/>
                          <w:szCs w:val="16"/>
                        </w:rPr>
                        <w:t>-</w:t>
                      </w:r>
                      <w:r>
                        <w:rPr>
                          <w:sz w:val="16"/>
                          <w:szCs w:val="16"/>
                        </w:rPr>
                        <w:t xml:space="preserve"> Internet of Things</w:t>
                      </w:r>
                    </w:p>
                  </w:txbxContent>
                </v:textbox>
                <w10:wrap anchorx="margin"/>
              </v:shape>
            </w:pict>
          </mc:Fallback>
        </mc:AlternateContent>
      </w:r>
    </w:p>
    <w:p w:rsidR="0013657D" w:rsidP="0013657D" w:rsidRDefault="0013657D" w14:paraId="4090D39C" w14:textId="6B63036D">
      <w:pPr>
        <w:pStyle w:val="ListParagraph"/>
        <w:jc w:val="both"/>
        <w:rPr>
          <w:rFonts w:ascii="Times New Roman" w:hAnsi="Times New Roman" w:cs="Times New Roman"/>
          <w:sz w:val="24"/>
          <w:szCs w:val="24"/>
        </w:rPr>
      </w:pPr>
    </w:p>
    <w:p w:rsidR="0013657D" w:rsidP="0013657D" w:rsidRDefault="0013657D" w14:paraId="5A0BD225" w14:textId="77777777">
      <w:pPr>
        <w:pStyle w:val="ListParagraph"/>
        <w:jc w:val="both"/>
        <w:rPr>
          <w:rFonts w:ascii="Times New Roman" w:hAnsi="Times New Roman" w:cs="Times New Roman"/>
          <w:sz w:val="24"/>
          <w:szCs w:val="24"/>
        </w:rPr>
      </w:pPr>
    </w:p>
    <w:p w:rsidR="0013657D" w:rsidP="008D0040" w:rsidRDefault="0013657D" w14:paraId="28CA1E0D" w14:textId="1289BE7E">
      <w:pPr>
        <w:pStyle w:val="ListParagraph"/>
        <w:numPr>
          <w:ilvl w:val="1"/>
          <w:numId w:val="4"/>
        </w:numPr>
        <w:jc w:val="both"/>
        <w:rPr>
          <w:rFonts w:ascii="Times New Roman" w:hAnsi="Times New Roman" w:cs="Times New Roman"/>
          <w:b/>
          <w:bCs/>
          <w:sz w:val="24"/>
          <w:szCs w:val="24"/>
        </w:rPr>
      </w:pPr>
      <w:r w:rsidRPr="0013657D">
        <w:rPr>
          <w:rFonts w:ascii="Times New Roman" w:hAnsi="Times New Roman" w:cs="Times New Roman"/>
          <w:b/>
          <w:bCs/>
          <w:sz w:val="24"/>
          <w:szCs w:val="24"/>
        </w:rPr>
        <w:t>Enabling Technologies for IoT</w:t>
      </w:r>
    </w:p>
    <w:p w:rsidRPr="0013657D" w:rsidR="0013657D" w:rsidP="0013657D" w:rsidRDefault="0013657D" w14:paraId="495DB493" w14:textId="77777777">
      <w:pPr>
        <w:pStyle w:val="ListParagraph"/>
        <w:ind w:left="0"/>
        <w:jc w:val="both"/>
        <w:rPr>
          <w:rFonts w:ascii="Times New Roman" w:hAnsi="Times New Roman" w:cs="Times New Roman"/>
          <w:sz w:val="24"/>
          <w:szCs w:val="24"/>
        </w:rPr>
      </w:pPr>
    </w:p>
    <w:p w:rsidR="0013657D" w:rsidP="0013657D" w:rsidRDefault="0013657D" w14:paraId="13C8C8F5" w14:textId="59F7AFF3">
      <w:pPr>
        <w:pStyle w:val="ListParagraph"/>
        <w:ind w:left="0"/>
        <w:jc w:val="both"/>
        <w:rPr>
          <w:rFonts w:ascii="Times New Roman" w:hAnsi="Times New Roman" w:cs="Times New Roman"/>
          <w:sz w:val="24"/>
          <w:szCs w:val="24"/>
        </w:rPr>
      </w:pPr>
      <w:r>
        <w:rPr>
          <w:rFonts w:ascii="Times New Roman" w:hAnsi="Times New Roman" w:cs="Times New Roman"/>
          <w:sz w:val="24"/>
          <w:szCs w:val="24"/>
        </w:rPr>
        <w:t>I</w:t>
      </w:r>
      <w:r w:rsidRPr="0013657D">
        <w:rPr>
          <w:rFonts w:ascii="Times New Roman" w:hAnsi="Times New Roman" w:cs="Times New Roman"/>
          <w:sz w:val="24"/>
          <w:szCs w:val="24"/>
        </w:rPr>
        <w:t xml:space="preserve">nternet of things (IoT) is a global infrastructure for the information society, enabling advanced services by interconnecting (physical and virtual) things based on existing and evolving interoperable information and communication technologies. With the Internet of </w:t>
      </w:r>
      <w:r w:rsidRPr="0013657D" w:rsidR="00CF1ADF">
        <w:rPr>
          <w:rFonts w:ascii="Times New Roman" w:hAnsi="Times New Roman" w:cs="Times New Roman"/>
          <w:sz w:val="24"/>
          <w:szCs w:val="24"/>
        </w:rPr>
        <w:t>Things,</w:t>
      </w:r>
      <w:r w:rsidRPr="0013657D">
        <w:rPr>
          <w:rFonts w:ascii="Times New Roman" w:hAnsi="Times New Roman" w:cs="Times New Roman"/>
          <w:sz w:val="24"/>
          <w:szCs w:val="24"/>
        </w:rPr>
        <w:t xml:space="preserve"> the communication is extended via Internet to all the things that surround us. The Internet of Things is much more than machine to machine communication, wireless sensor networks, sensor networks, 2G/3G/4G,</w:t>
      </w:r>
      <w:r>
        <w:rPr>
          <w:rFonts w:ascii="Times New Roman" w:hAnsi="Times New Roman" w:cs="Times New Roman"/>
          <w:sz w:val="24"/>
          <w:szCs w:val="24"/>
        </w:rPr>
        <w:t xml:space="preserve"> </w:t>
      </w:r>
      <w:r w:rsidRPr="0013657D">
        <w:rPr>
          <w:rFonts w:ascii="Times New Roman" w:hAnsi="Times New Roman" w:cs="Times New Roman"/>
          <w:sz w:val="24"/>
          <w:szCs w:val="24"/>
        </w:rPr>
        <w:t>GSM,</w:t>
      </w:r>
      <w:r>
        <w:rPr>
          <w:rFonts w:ascii="Times New Roman" w:hAnsi="Times New Roman" w:cs="Times New Roman"/>
          <w:sz w:val="24"/>
          <w:szCs w:val="24"/>
        </w:rPr>
        <w:t xml:space="preserve"> </w:t>
      </w:r>
      <w:r w:rsidRPr="0013657D">
        <w:rPr>
          <w:rFonts w:ascii="Times New Roman" w:hAnsi="Times New Roman" w:cs="Times New Roman"/>
          <w:sz w:val="24"/>
          <w:szCs w:val="24"/>
        </w:rPr>
        <w:t>GPRS,</w:t>
      </w:r>
      <w:r>
        <w:rPr>
          <w:rFonts w:ascii="Times New Roman" w:hAnsi="Times New Roman" w:cs="Times New Roman"/>
          <w:sz w:val="24"/>
          <w:szCs w:val="24"/>
        </w:rPr>
        <w:t xml:space="preserve"> </w:t>
      </w:r>
      <w:r w:rsidRPr="0013657D">
        <w:rPr>
          <w:rFonts w:ascii="Times New Roman" w:hAnsi="Times New Roman" w:cs="Times New Roman"/>
          <w:sz w:val="24"/>
          <w:szCs w:val="24"/>
        </w:rPr>
        <w:t>RFID,</w:t>
      </w:r>
      <w:r>
        <w:rPr>
          <w:rFonts w:ascii="Times New Roman" w:hAnsi="Times New Roman" w:cs="Times New Roman"/>
          <w:sz w:val="24"/>
          <w:szCs w:val="24"/>
        </w:rPr>
        <w:t xml:space="preserve"> </w:t>
      </w:r>
      <w:r w:rsidRPr="0013657D">
        <w:rPr>
          <w:rFonts w:ascii="Times New Roman" w:hAnsi="Times New Roman" w:cs="Times New Roman"/>
          <w:sz w:val="24"/>
          <w:szCs w:val="24"/>
        </w:rPr>
        <w:t>WI-FI, GPS, microcontroller, microprocessor</w:t>
      </w:r>
      <w:r>
        <w:rPr>
          <w:rFonts w:ascii="Times New Roman" w:hAnsi="Times New Roman" w:cs="Times New Roman"/>
          <w:sz w:val="24"/>
          <w:szCs w:val="24"/>
        </w:rPr>
        <w:t xml:space="preserve"> </w:t>
      </w:r>
      <w:r w:rsidRPr="0013657D">
        <w:rPr>
          <w:rFonts w:ascii="Times New Roman" w:hAnsi="Times New Roman" w:cs="Times New Roman"/>
          <w:sz w:val="24"/>
          <w:szCs w:val="24"/>
        </w:rPr>
        <w:t>etc. These are considered as being the enabling technologies that make “Internet of Things” applications possible.</w:t>
      </w:r>
      <w:r>
        <w:rPr>
          <w:rFonts w:ascii="Times New Roman" w:hAnsi="Times New Roman" w:cs="Times New Roman"/>
          <w:sz w:val="24"/>
          <w:szCs w:val="24"/>
        </w:rPr>
        <w:br/>
      </w:r>
    </w:p>
    <w:p w:rsidR="0013657D" w:rsidP="008D0040" w:rsidRDefault="0013657D" w14:paraId="3790F68E" w14:textId="40026993">
      <w:pPr>
        <w:pStyle w:val="ListParagraph"/>
        <w:numPr>
          <w:ilvl w:val="1"/>
          <w:numId w:val="4"/>
        </w:numPr>
        <w:jc w:val="both"/>
        <w:rPr>
          <w:rFonts w:ascii="Times New Roman" w:hAnsi="Times New Roman" w:cs="Times New Roman"/>
          <w:b/>
          <w:bCs/>
          <w:sz w:val="24"/>
          <w:szCs w:val="24"/>
        </w:rPr>
      </w:pPr>
      <w:r w:rsidRPr="0013657D">
        <w:rPr>
          <w:rFonts w:ascii="Times New Roman" w:hAnsi="Times New Roman" w:cs="Times New Roman"/>
          <w:b/>
          <w:bCs/>
          <w:sz w:val="24"/>
          <w:szCs w:val="24"/>
        </w:rPr>
        <w:t>Characteristics</w:t>
      </w:r>
    </w:p>
    <w:p w:rsidR="0013657D" w:rsidP="0013657D" w:rsidRDefault="0013657D" w14:paraId="3799147B" w14:textId="06B371A1">
      <w:pPr>
        <w:pStyle w:val="ListParagraph"/>
        <w:jc w:val="both"/>
        <w:rPr>
          <w:rFonts w:ascii="Times New Roman" w:hAnsi="Times New Roman" w:cs="Times New Roman"/>
          <w:b/>
          <w:bCs/>
          <w:sz w:val="24"/>
          <w:szCs w:val="24"/>
        </w:rPr>
      </w:pPr>
    </w:p>
    <w:p w:rsidR="0013657D" w:rsidP="0013657D" w:rsidRDefault="0013657D" w14:paraId="734090B8" w14:textId="4172AC07">
      <w:pPr>
        <w:pStyle w:val="ListParagraph"/>
        <w:ind w:left="0"/>
        <w:jc w:val="both"/>
        <w:rPr>
          <w:rFonts w:ascii="Times New Roman" w:hAnsi="Times New Roman" w:cs="Times New Roman"/>
          <w:sz w:val="24"/>
          <w:szCs w:val="24"/>
        </w:rPr>
      </w:pPr>
      <w:r w:rsidRPr="0013657D">
        <w:rPr>
          <w:rFonts w:ascii="Times New Roman" w:hAnsi="Times New Roman" w:cs="Times New Roman"/>
          <w:sz w:val="24"/>
          <w:szCs w:val="24"/>
        </w:rPr>
        <w:lastRenderedPageBreak/>
        <w:t>The fundamental characteristics of the IoT are as follows:</w:t>
      </w:r>
    </w:p>
    <w:p w:rsidR="0013657D" w:rsidP="0013657D" w:rsidRDefault="0013657D" w14:paraId="067326A6" w14:textId="7860545B">
      <w:pPr>
        <w:pStyle w:val="ListParagraph"/>
        <w:ind w:left="0"/>
        <w:jc w:val="both"/>
        <w:rPr>
          <w:rFonts w:ascii="Times New Roman" w:hAnsi="Times New Roman" w:cs="Times New Roman"/>
          <w:sz w:val="24"/>
          <w:szCs w:val="24"/>
        </w:rPr>
      </w:pPr>
      <w:r w:rsidRPr="0013657D">
        <w:rPr>
          <w:rFonts w:ascii="Times New Roman" w:hAnsi="Times New Roman" w:cs="Times New Roman"/>
          <w:b/>
          <w:bCs/>
          <w:sz w:val="24"/>
          <w:szCs w:val="24"/>
        </w:rPr>
        <w:t>Interconnectivity:</w:t>
      </w:r>
      <w:r w:rsidRPr="0013657D">
        <w:rPr>
          <w:rFonts w:ascii="Times New Roman" w:hAnsi="Times New Roman" w:cs="Times New Roman"/>
          <w:sz w:val="24"/>
          <w:szCs w:val="24"/>
        </w:rPr>
        <w:t xml:space="preserve"> With regard to the IoT, anything can be interconnected with the global information and communication infrastructure.</w:t>
      </w:r>
      <w:r>
        <w:rPr>
          <w:rFonts w:ascii="Times New Roman" w:hAnsi="Times New Roman" w:cs="Times New Roman"/>
          <w:sz w:val="24"/>
          <w:szCs w:val="24"/>
        </w:rPr>
        <w:t xml:space="preserve"> </w:t>
      </w:r>
    </w:p>
    <w:p w:rsidR="00881194" w:rsidP="0013657D" w:rsidRDefault="00881194" w14:paraId="22912504" w14:textId="77777777">
      <w:pPr>
        <w:pStyle w:val="ListParagraph"/>
        <w:ind w:left="0"/>
        <w:jc w:val="both"/>
        <w:rPr>
          <w:rFonts w:ascii="Times New Roman" w:hAnsi="Times New Roman" w:cs="Times New Roman"/>
          <w:sz w:val="24"/>
          <w:szCs w:val="24"/>
        </w:rPr>
      </w:pPr>
    </w:p>
    <w:p w:rsidR="0013657D" w:rsidP="0013657D" w:rsidRDefault="0013657D" w14:paraId="796A83B4" w14:textId="3545CAF8">
      <w:pPr>
        <w:pStyle w:val="ListParagraph"/>
        <w:ind w:left="0"/>
        <w:jc w:val="both"/>
        <w:rPr>
          <w:rFonts w:ascii="Times New Roman" w:hAnsi="Times New Roman" w:cs="Times New Roman"/>
          <w:sz w:val="24"/>
          <w:szCs w:val="24"/>
        </w:rPr>
      </w:pPr>
      <w:r w:rsidRPr="0013657D">
        <w:rPr>
          <w:rFonts w:ascii="Times New Roman" w:hAnsi="Times New Roman" w:cs="Times New Roman"/>
          <w:b/>
          <w:bCs/>
          <w:sz w:val="24"/>
          <w:szCs w:val="24"/>
        </w:rPr>
        <w:t>Things-related services:</w:t>
      </w:r>
      <w:r>
        <w:rPr>
          <w:rFonts w:ascii="Times New Roman" w:hAnsi="Times New Roman" w:cs="Times New Roman"/>
          <w:sz w:val="24"/>
          <w:szCs w:val="24"/>
        </w:rPr>
        <w:t xml:space="preserve"> </w:t>
      </w:r>
      <w:r w:rsidRPr="0013657D">
        <w:rPr>
          <w:rFonts w:ascii="Times New Roman" w:hAnsi="Times New Roman" w:cs="Times New Roman"/>
          <w:sz w:val="24"/>
          <w:szCs w:val="24"/>
        </w:rPr>
        <w:t>The IoT is capable of providing thing-related services within the constraints of things, such as privacy protection and semantic consistency between physical things and their associated virtual things. In order to provide thing-related services within the constraints of things, both the technologies in physical world and information world will change.</w:t>
      </w:r>
      <w:r>
        <w:rPr>
          <w:rFonts w:ascii="Times New Roman" w:hAnsi="Times New Roman" w:cs="Times New Roman"/>
          <w:sz w:val="24"/>
          <w:szCs w:val="24"/>
        </w:rPr>
        <w:t xml:space="preserve"> </w:t>
      </w:r>
    </w:p>
    <w:p w:rsidR="00881194" w:rsidP="0013657D" w:rsidRDefault="00881194" w14:paraId="51884EA1" w14:textId="77777777">
      <w:pPr>
        <w:pStyle w:val="ListParagraph"/>
        <w:ind w:left="0"/>
        <w:jc w:val="both"/>
        <w:rPr>
          <w:rFonts w:ascii="Times New Roman" w:hAnsi="Times New Roman" w:cs="Times New Roman"/>
          <w:sz w:val="24"/>
          <w:szCs w:val="24"/>
        </w:rPr>
      </w:pPr>
    </w:p>
    <w:p w:rsidR="00881194" w:rsidP="0013657D" w:rsidRDefault="0013657D" w14:paraId="4DF46488" w14:textId="77777777">
      <w:pPr>
        <w:pStyle w:val="ListParagraph"/>
        <w:ind w:left="0"/>
        <w:jc w:val="both"/>
        <w:rPr>
          <w:rFonts w:ascii="Times New Roman" w:hAnsi="Times New Roman" w:cs="Times New Roman"/>
          <w:sz w:val="24"/>
          <w:szCs w:val="24"/>
        </w:rPr>
      </w:pPr>
      <w:r w:rsidRPr="0013657D">
        <w:rPr>
          <w:rFonts w:ascii="Times New Roman" w:hAnsi="Times New Roman" w:cs="Times New Roman"/>
          <w:b/>
          <w:bCs/>
          <w:sz w:val="24"/>
          <w:szCs w:val="24"/>
        </w:rPr>
        <w:t>Heterogeneity:</w:t>
      </w:r>
      <w:r w:rsidRPr="0013657D">
        <w:rPr>
          <w:rFonts w:ascii="Times New Roman" w:hAnsi="Times New Roman" w:cs="Times New Roman"/>
          <w:sz w:val="24"/>
          <w:szCs w:val="24"/>
        </w:rPr>
        <w:t xml:space="preserve"> The devices in the IoT are heterogeneous as based on different hardware platforms and networks. They can interact with other devices or service platforms through different networks.</w:t>
      </w:r>
    </w:p>
    <w:p w:rsidR="0013657D" w:rsidP="0013657D" w:rsidRDefault="0013657D" w14:paraId="0B36694F" w14:textId="753D5BB7">
      <w:pPr>
        <w:pStyle w:val="ListParagraph"/>
        <w:ind w:left="0"/>
        <w:jc w:val="both"/>
        <w:rPr>
          <w:rFonts w:ascii="Times New Roman" w:hAnsi="Times New Roman" w:cs="Times New Roman"/>
          <w:sz w:val="24"/>
          <w:szCs w:val="24"/>
        </w:rPr>
      </w:pPr>
      <w:r w:rsidRPr="0013657D">
        <w:rPr>
          <w:rFonts w:ascii="Times New Roman" w:hAnsi="Times New Roman" w:cs="Times New Roman"/>
          <w:sz w:val="24"/>
          <w:szCs w:val="24"/>
        </w:rPr>
        <w:t xml:space="preserve"> </w:t>
      </w:r>
    </w:p>
    <w:p w:rsidR="0013657D" w:rsidP="0013657D" w:rsidRDefault="0013657D" w14:paraId="6B542D27" w14:textId="33C1825C">
      <w:pPr>
        <w:pStyle w:val="ListParagraph"/>
        <w:ind w:left="0"/>
        <w:jc w:val="both"/>
        <w:rPr>
          <w:rFonts w:ascii="Times New Roman" w:hAnsi="Times New Roman" w:cs="Times New Roman"/>
          <w:sz w:val="24"/>
          <w:szCs w:val="24"/>
        </w:rPr>
      </w:pPr>
      <w:r w:rsidRPr="0013657D">
        <w:rPr>
          <w:rFonts w:ascii="Times New Roman" w:hAnsi="Times New Roman" w:cs="Times New Roman"/>
          <w:b/>
          <w:bCs/>
          <w:sz w:val="24"/>
          <w:szCs w:val="24"/>
        </w:rPr>
        <w:t>Dynamic changes:</w:t>
      </w:r>
      <w:r>
        <w:rPr>
          <w:rFonts w:ascii="Times New Roman" w:hAnsi="Times New Roman" w:cs="Times New Roman"/>
          <w:b/>
          <w:bCs/>
          <w:sz w:val="24"/>
          <w:szCs w:val="24"/>
        </w:rPr>
        <w:t xml:space="preserve"> </w:t>
      </w:r>
      <w:r w:rsidRPr="0013657D">
        <w:rPr>
          <w:rFonts w:ascii="Times New Roman" w:hAnsi="Times New Roman" w:cs="Times New Roman"/>
          <w:sz w:val="24"/>
          <w:szCs w:val="24"/>
        </w:rPr>
        <w:t>The state of devices change dynamically, e.g., sleeping and waking up, connected and/or disconnected as well as the context of devices including location and speed. Moreover, the number of devices can change dynamically.</w:t>
      </w:r>
    </w:p>
    <w:p w:rsidR="00881194" w:rsidP="0013657D" w:rsidRDefault="00881194" w14:paraId="21B2CBCE" w14:textId="77777777">
      <w:pPr>
        <w:pStyle w:val="ListParagraph"/>
        <w:ind w:left="0"/>
        <w:jc w:val="both"/>
        <w:rPr>
          <w:rFonts w:ascii="Times New Roman" w:hAnsi="Times New Roman" w:cs="Times New Roman"/>
          <w:sz w:val="24"/>
          <w:szCs w:val="24"/>
        </w:rPr>
      </w:pPr>
    </w:p>
    <w:p w:rsidR="0013657D" w:rsidP="0013657D" w:rsidRDefault="0013657D" w14:paraId="2CCD14D2" w14:textId="63416325">
      <w:pPr>
        <w:pStyle w:val="ListParagraph"/>
        <w:ind w:left="0"/>
        <w:jc w:val="both"/>
        <w:rPr>
          <w:rFonts w:ascii="Times New Roman" w:hAnsi="Times New Roman" w:cs="Times New Roman"/>
          <w:sz w:val="24"/>
          <w:szCs w:val="24"/>
        </w:rPr>
      </w:pPr>
      <w:r w:rsidRPr="0013657D">
        <w:rPr>
          <w:rFonts w:ascii="Times New Roman" w:hAnsi="Times New Roman" w:cs="Times New Roman"/>
          <w:b/>
          <w:bCs/>
          <w:sz w:val="24"/>
          <w:szCs w:val="24"/>
        </w:rPr>
        <w:t>Enormous scale:</w:t>
      </w:r>
      <w:r>
        <w:rPr>
          <w:rFonts w:ascii="Times New Roman" w:hAnsi="Times New Roman" w:cs="Times New Roman"/>
          <w:b/>
          <w:bCs/>
          <w:sz w:val="24"/>
          <w:szCs w:val="24"/>
        </w:rPr>
        <w:t xml:space="preserve"> </w:t>
      </w:r>
      <w:r w:rsidRPr="0013657D">
        <w:rPr>
          <w:rFonts w:ascii="Times New Roman" w:hAnsi="Times New Roman" w:cs="Times New Roman"/>
          <w:sz w:val="24"/>
          <w:szCs w:val="24"/>
        </w:rPr>
        <w:t>The number of devices that need to be managed and that communicate with each other will be at least an order of magnitude larger than the devices connected to the current Internet. Even more critical will be the management of the data generated and their interpretation for application purposes. This relates to semantics of data, as well as efficient data handling.</w:t>
      </w:r>
    </w:p>
    <w:p w:rsidR="00881194" w:rsidP="0013657D" w:rsidRDefault="00881194" w14:paraId="5E855CF4" w14:textId="77777777">
      <w:pPr>
        <w:pStyle w:val="ListParagraph"/>
        <w:ind w:left="0"/>
        <w:jc w:val="both"/>
        <w:rPr>
          <w:rFonts w:ascii="Times New Roman" w:hAnsi="Times New Roman" w:cs="Times New Roman"/>
          <w:sz w:val="24"/>
          <w:szCs w:val="24"/>
        </w:rPr>
      </w:pPr>
    </w:p>
    <w:p w:rsidR="00CF1ADF" w:rsidP="0013657D" w:rsidRDefault="00CF1ADF" w14:paraId="7DB85E4B" w14:textId="3D4BE6AA">
      <w:pPr>
        <w:pStyle w:val="ListParagraph"/>
        <w:ind w:left="0"/>
        <w:jc w:val="both"/>
        <w:rPr>
          <w:rFonts w:ascii="Times New Roman" w:hAnsi="Times New Roman" w:cs="Times New Roman"/>
          <w:sz w:val="24"/>
          <w:szCs w:val="24"/>
        </w:rPr>
      </w:pPr>
      <w:r w:rsidRPr="0013657D">
        <w:rPr>
          <w:rFonts w:ascii="Times New Roman" w:hAnsi="Times New Roman" w:cs="Times New Roman"/>
          <w:b/>
          <w:bCs/>
          <w:sz w:val="24"/>
          <w:szCs w:val="24"/>
        </w:rPr>
        <w:t>Safety:</w:t>
      </w:r>
      <w:r w:rsidRPr="0013657D">
        <w:rPr>
          <w:rFonts w:ascii="Times New Roman" w:hAnsi="Times New Roman" w:cs="Times New Roman"/>
          <w:sz w:val="24"/>
          <w:szCs w:val="24"/>
        </w:rPr>
        <w:t xml:space="preserve"> As</w:t>
      </w:r>
      <w:r w:rsidRPr="0013657D" w:rsidR="0013657D">
        <w:rPr>
          <w:rFonts w:ascii="Times New Roman" w:hAnsi="Times New Roman" w:cs="Times New Roman"/>
          <w:sz w:val="24"/>
          <w:szCs w:val="24"/>
        </w:rPr>
        <w:t xml:space="preserve"> we gain benefits from the IoT, we must not forget about safety. As both the creators and recipients of the IoT, we must </w:t>
      </w:r>
      <w:r w:rsidRPr="0013657D" w:rsidR="0013657D">
        <w:rPr>
          <w:rFonts w:ascii="Times New Roman" w:hAnsi="Times New Roman" w:cs="Times New Roman"/>
          <w:sz w:val="24"/>
          <w:szCs w:val="24"/>
        </w:rPr>
        <w:t>design for safety. This includes the safety of our personal data and the safety of our physical well-being. Securing the endpoints, the networks, and the data moving across all of it means creating a security paradigm that will scale.</w:t>
      </w:r>
    </w:p>
    <w:p w:rsidR="00881194" w:rsidP="0013657D" w:rsidRDefault="00881194" w14:paraId="23DCE26C" w14:textId="77777777">
      <w:pPr>
        <w:pStyle w:val="ListParagraph"/>
        <w:ind w:left="0"/>
        <w:jc w:val="both"/>
        <w:rPr>
          <w:rFonts w:ascii="Times New Roman" w:hAnsi="Times New Roman" w:cs="Times New Roman"/>
          <w:sz w:val="24"/>
          <w:szCs w:val="24"/>
        </w:rPr>
      </w:pPr>
    </w:p>
    <w:p w:rsidRPr="0013657D" w:rsidR="0013657D" w:rsidP="0013657D" w:rsidRDefault="0013657D" w14:paraId="2D1AD0C8" w14:textId="078468E2">
      <w:pPr>
        <w:pStyle w:val="ListParagraph"/>
        <w:ind w:left="0"/>
        <w:jc w:val="both"/>
        <w:rPr>
          <w:rFonts w:ascii="Times New Roman" w:hAnsi="Times New Roman" w:cs="Times New Roman"/>
          <w:sz w:val="24"/>
          <w:szCs w:val="24"/>
        </w:rPr>
      </w:pPr>
      <w:r w:rsidRPr="00CF1ADF">
        <w:rPr>
          <w:rFonts w:ascii="Times New Roman" w:hAnsi="Times New Roman" w:cs="Times New Roman"/>
          <w:b/>
          <w:bCs/>
          <w:sz w:val="24"/>
          <w:szCs w:val="24"/>
        </w:rPr>
        <w:t>Connectivity:</w:t>
      </w:r>
      <w:r w:rsidRPr="0013657D">
        <w:rPr>
          <w:rFonts w:ascii="Times New Roman" w:hAnsi="Times New Roman" w:cs="Times New Roman"/>
          <w:sz w:val="24"/>
          <w:szCs w:val="24"/>
        </w:rPr>
        <w:t xml:space="preserve"> Connectivity enables network accessibility and compatibility. Accessibility is getting on a network while compatibility provides the common ability to consume and produce data.</w:t>
      </w:r>
    </w:p>
    <w:p w:rsidR="0013657D" w:rsidP="0013657D" w:rsidRDefault="0013657D" w14:paraId="14FC8D8E" w14:textId="77777777">
      <w:pPr>
        <w:pStyle w:val="ListParagraph"/>
        <w:jc w:val="both"/>
        <w:rPr>
          <w:rFonts w:ascii="Times New Roman" w:hAnsi="Times New Roman" w:cs="Times New Roman"/>
          <w:sz w:val="24"/>
          <w:szCs w:val="24"/>
        </w:rPr>
      </w:pPr>
    </w:p>
    <w:p w:rsidR="0013657D" w:rsidP="008D0040" w:rsidRDefault="00CF1ADF" w14:paraId="79C1B366" w14:textId="41D2A9C8">
      <w:pPr>
        <w:pStyle w:val="ListParagraph"/>
        <w:numPr>
          <w:ilvl w:val="1"/>
          <w:numId w:val="4"/>
        </w:numPr>
        <w:jc w:val="both"/>
        <w:rPr>
          <w:rFonts w:ascii="Times New Roman" w:hAnsi="Times New Roman" w:cs="Times New Roman"/>
          <w:b/>
          <w:bCs/>
          <w:sz w:val="24"/>
          <w:szCs w:val="24"/>
        </w:rPr>
      </w:pPr>
      <w:r w:rsidRPr="00CF1ADF">
        <w:rPr>
          <w:rFonts w:ascii="Times New Roman" w:hAnsi="Times New Roman" w:cs="Times New Roman"/>
          <w:b/>
          <w:bCs/>
          <w:sz w:val="24"/>
          <w:szCs w:val="24"/>
        </w:rPr>
        <w:t>Advantages of Internet of Things</w:t>
      </w:r>
    </w:p>
    <w:p w:rsidR="00CF1ADF" w:rsidP="00CF1ADF" w:rsidRDefault="00CF1ADF" w14:paraId="0AB44BF5" w14:textId="49C824D6">
      <w:pPr>
        <w:pStyle w:val="ListParagraph"/>
        <w:jc w:val="both"/>
        <w:rPr>
          <w:rFonts w:ascii="Times New Roman" w:hAnsi="Times New Roman" w:cs="Times New Roman"/>
          <w:b/>
          <w:bCs/>
          <w:sz w:val="24"/>
          <w:szCs w:val="24"/>
        </w:rPr>
      </w:pPr>
    </w:p>
    <w:p w:rsidRPr="00CF1ADF" w:rsidR="00CF1ADF" w:rsidP="00CF1ADF" w:rsidRDefault="00CF1ADF" w14:paraId="5F60BE3E" w14:textId="77777777">
      <w:pPr>
        <w:pStyle w:val="ListParagraph"/>
        <w:ind w:left="0"/>
        <w:jc w:val="both"/>
        <w:rPr>
          <w:rFonts w:ascii="Times New Roman" w:hAnsi="Times New Roman" w:cs="Times New Roman"/>
          <w:b/>
          <w:bCs/>
          <w:sz w:val="24"/>
          <w:szCs w:val="24"/>
        </w:rPr>
      </w:pPr>
      <w:r w:rsidRPr="00CF1ADF">
        <w:rPr>
          <w:rFonts w:ascii="Times New Roman" w:hAnsi="Times New Roman" w:cs="Times New Roman"/>
          <w:b/>
          <w:bCs/>
          <w:sz w:val="24"/>
          <w:szCs w:val="24"/>
        </w:rPr>
        <w:t>Access information</w:t>
      </w:r>
    </w:p>
    <w:p w:rsidRPr="00CF1ADF" w:rsidR="00CF1ADF" w:rsidP="00CF1ADF" w:rsidRDefault="00CF1ADF" w14:paraId="1D6F2798" w14:textId="03F160FB">
      <w:pPr>
        <w:pStyle w:val="ListParagraph"/>
        <w:ind w:left="0"/>
        <w:jc w:val="both"/>
        <w:rPr>
          <w:rFonts w:ascii="Times New Roman" w:hAnsi="Times New Roman" w:cs="Times New Roman"/>
          <w:sz w:val="24"/>
          <w:szCs w:val="24"/>
        </w:rPr>
      </w:pPr>
      <w:r w:rsidRPr="00CF1ADF">
        <w:rPr>
          <w:rFonts w:ascii="Times New Roman" w:hAnsi="Times New Roman" w:cs="Times New Roman"/>
          <w:sz w:val="24"/>
          <w:szCs w:val="24"/>
        </w:rPr>
        <w:t>You can easily access data and information that is sitting far from your location, in real time. This is possible because of the network of devices; a person can access any information sitting from any part of the globe. This makes it very convenient for people to go about their work, even if they are not physically present.</w:t>
      </w:r>
    </w:p>
    <w:p w:rsidR="00CF1ADF" w:rsidP="00CF1ADF" w:rsidRDefault="00CF1ADF" w14:paraId="3B85AC51" w14:textId="77777777">
      <w:pPr>
        <w:pStyle w:val="ListParagraph"/>
        <w:ind w:left="0"/>
        <w:jc w:val="both"/>
        <w:rPr>
          <w:rFonts w:ascii="Times New Roman" w:hAnsi="Times New Roman" w:cs="Times New Roman"/>
          <w:b/>
          <w:bCs/>
          <w:sz w:val="24"/>
          <w:szCs w:val="24"/>
        </w:rPr>
      </w:pPr>
    </w:p>
    <w:p w:rsidRPr="00CF1ADF" w:rsidR="00CF1ADF" w:rsidP="00CF1ADF" w:rsidRDefault="00CF1ADF" w14:paraId="4C4EA83E" w14:textId="007249CB">
      <w:pPr>
        <w:pStyle w:val="ListParagraph"/>
        <w:ind w:left="0"/>
        <w:jc w:val="both"/>
        <w:rPr>
          <w:rFonts w:ascii="Times New Roman" w:hAnsi="Times New Roman" w:cs="Times New Roman"/>
          <w:b/>
          <w:bCs/>
          <w:sz w:val="24"/>
          <w:szCs w:val="24"/>
        </w:rPr>
      </w:pPr>
      <w:r w:rsidRPr="00CF1ADF">
        <w:rPr>
          <w:rFonts w:ascii="Times New Roman" w:hAnsi="Times New Roman" w:cs="Times New Roman"/>
          <w:b/>
          <w:bCs/>
          <w:sz w:val="24"/>
          <w:szCs w:val="24"/>
        </w:rPr>
        <w:t>Communication</w:t>
      </w:r>
    </w:p>
    <w:p w:rsidR="00CF1ADF" w:rsidP="00CF1ADF" w:rsidRDefault="00CF1ADF" w14:paraId="2D12755C" w14:textId="6BE71AD4">
      <w:pPr>
        <w:pStyle w:val="ListParagraph"/>
        <w:ind w:left="0"/>
        <w:jc w:val="both"/>
        <w:rPr>
          <w:rFonts w:ascii="Times New Roman" w:hAnsi="Times New Roman" w:cs="Times New Roman"/>
          <w:sz w:val="24"/>
          <w:szCs w:val="24"/>
        </w:rPr>
      </w:pPr>
      <w:r w:rsidRPr="00CF1ADF">
        <w:rPr>
          <w:rFonts w:ascii="Times New Roman" w:hAnsi="Times New Roman" w:cs="Times New Roman"/>
          <w:sz w:val="24"/>
          <w:szCs w:val="24"/>
        </w:rPr>
        <w:t>Better communication is possible over a network of interconnected devices, making the communication of devices more transparent, which reduces inefficiencies. Processes, where machine have to communicate with each other, are made more efficient and produce better, faster results. The perfect example for this is machinery at a manufacturing or production unit.</w:t>
      </w:r>
    </w:p>
    <w:p w:rsidRPr="00CF1ADF" w:rsidR="00881194" w:rsidP="00CF1ADF" w:rsidRDefault="00881194" w14:paraId="1BFD2FCD" w14:textId="77777777">
      <w:pPr>
        <w:pStyle w:val="ListParagraph"/>
        <w:ind w:left="0"/>
        <w:jc w:val="both"/>
        <w:rPr>
          <w:rFonts w:ascii="Times New Roman" w:hAnsi="Times New Roman" w:cs="Times New Roman"/>
          <w:sz w:val="24"/>
          <w:szCs w:val="24"/>
        </w:rPr>
      </w:pPr>
    </w:p>
    <w:p w:rsidRPr="00CF1ADF" w:rsidR="00CF1ADF" w:rsidP="00CF1ADF" w:rsidRDefault="00CF1ADF" w14:paraId="0F111FEB" w14:textId="77777777">
      <w:pPr>
        <w:pStyle w:val="ListParagraph"/>
        <w:ind w:left="0"/>
        <w:jc w:val="both"/>
        <w:rPr>
          <w:rFonts w:ascii="Times New Roman" w:hAnsi="Times New Roman" w:cs="Times New Roman"/>
          <w:b/>
          <w:bCs/>
          <w:sz w:val="24"/>
          <w:szCs w:val="24"/>
        </w:rPr>
      </w:pPr>
      <w:r w:rsidRPr="00CF1ADF">
        <w:rPr>
          <w:rFonts w:ascii="Times New Roman" w:hAnsi="Times New Roman" w:cs="Times New Roman"/>
          <w:b/>
          <w:bCs/>
          <w:sz w:val="24"/>
          <w:szCs w:val="24"/>
        </w:rPr>
        <w:t>Cost-effective</w:t>
      </w:r>
    </w:p>
    <w:p w:rsidR="00CF1ADF" w:rsidP="00CF1ADF" w:rsidRDefault="00CF1ADF" w14:paraId="1F022EF9" w14:textId="5B1F9DD1">
      <w:pPr>
        <w:pStyle w:val="ListParagraph"/>
        <w:ind w:left="0"/>
        <w:jc w:val="both"/>
        <w:rPr>
          <w:rFonts w:ascii="Times New Roman" w:hAnsi="Times New Roman" w:cs="Times New Roman"/>
          <w:sz w:val="24"/>
          <w:szCs w:val="24"/>
        </w:rPr>
      </w:pPr>
      <w:r w:rsidRPr="00CF1ADF">
        <w:rPr>
          <w:rFonts w:ascii="Times New Roman" w:hAnsi="Times New Roman" w:cs="Times New Roman"/>
          <w:sz w:val="24"/>
          <w:szCs w:val="24"/>
        </w:rPr>
        <w:t xml:space="preserve">As mentioned in the point above, communication between electronic devices is made easier because of IoT. This helps people in daily tasks. Transferring data packets over a connected network save time and money. The same data that would take a </w:t>
      </w:r>
      <w:r w:rsidRPr="00CF1ADF">
        <w:rPr>
          <w:rFonts w:ascii="Times New Roman" w:hAnsi="Times New Roman" w:cs="Times New Roman"/>
          <w:sz w:val="24"/>
          <w:szCs w:val="24"/>
        </w:rPr>
        <w:lastRenderedPageBreak/>
        <w:t>long time to transfer can now be done much faster, thanks to IoT.</w:t>
      </w:r>
    </w:p>
    <w:p w:rsidRPr="00CF1ADF" w:rsidR="00881194" w:rsidP="00CF1ADF" w:rsidRDefault="00881194" w14:paraId="66F64CAA" w14:textId="77777777">
      <w:pPr>
        <w:pStyle w:val="ListParagraph"/>
        <w:ind w:left="0"/>
        <w:jc w:val="both"/>
        <w:rPr>
          <w:rFonts w:ascii="Times New Roman" w:hAnsi="Times New Roman" w:cs="Times New Roman"/>
          <w:sz w:val="24"/>
          <w:szCs w:val="24"/>
        </w:rPr>
      </w:pPr>
    </w:p>
    <w:p w:rsidRPr="00CF1ADF" w:rsidR="00CF1ADF" w:rsidP="00CF1ADF" w:rsidRDefault="00CF1ADF" w14:paraId="31D0D911" w14:textId="77777777">
      <w:pPr>
        <w:pStyle w:val="ListParagraph"/>
        <w:ind w:left="0"/>
        <w:jc w:val="both"/>
        <w:rPr>
          <w:rFonts w:ascii="Times New Roman" w:hAnsi="Times New Roman" w:cs="Times New Roman"/>
          <w:b/>
          <w:bCs/>
          <w:sz w:val="24"/>
          <w:szCs w:val="24"/>
        </w:rPr>
      </w:pPr>
      <w:r w:rsidRPr="00CF1ADF">
        <w:rPr>
          <w:rFonts w:ascii="Times New Roman" w:hAnsi="Times New Roman" w:cs="Times New Roman"/>
          <w:b/>
          <w:bCs/>
          <w:sz w:val="24"/>
          <w:szCs w:val="24"/>
        </w:rPr>
        <w:t>Automation</w:t>
      </w:r>
    </w:p>
    <w:p w:rsidR="00CF1ADF" w:rsidP="00CF1ADF" w:rsidRDefault="00CF1ADF" w14:paraId="342431C3" w14:textId="2A525279">
      <w:pPr>
        <w:pStyle w:val="ListParagraph"/>
        <w:ind w:left="0"/>
        <w:jc w:val="both"/>
        <w:rPr>
          <w:rFonts w:ascii="Times New Roman" w:hAnsi="Times New Roman" w:cs="Times New Roman"/>
          <w:sz w:val="24"/>
          <w:szCs w:val="24"/>
        </w:rPr>
      </w:pPr>
      <w:r w:rsidRPr="00CF1ADF">
        <w:rPr>
          <w:rFonts w:ascii="Times New Roman" w:hAnsi="Times New Roman" w:cs="Times New Roman"/>
          <w:sz w:val="24"/>
          <w:szCs w:val="24"/>
        </w:rPr>
        <w:t>Automation is the need of the hour to manage everyday tasks without human intervention. Automating tasks in a business helps boost the quality of services and reduce the level of human intervention.</w:t>
      </w:r>
    </w:p>
    <w:p w:rsidRPr="00CF1ADF" w:rsidR="00CF1ADF" w:rsidP="00CF1ADF" w:rsidRDefault="00CF1ADF" w14:paraId="3332AD12" w14:textId="77777777">
      <w:pPr>
        <w:pStyle w:val="ListParagraph"/>
        <w:ind w:left="0"/>
        <w:jc w:val="both"/>
        <w:rPr>
          <w:rFonts w:ascii="Times New Roman" w:hAnsi="Times New Roman" w:cs="Times New Roman"/>
          <w:sz w:val="24"/>
          <w:szCs w:val="24"/>
        </w:rPr>
      </w:pPr>
    </w:p>
    <w:p w:rsidR="00CF1ADF" w:rsidP="008D0040" w:rsidRDefault="00CF1ADF" w14:paraId="6B95DA18" w14:textId="577715AC">
      <w:pPr>
        <w:pStyle w:val="ListParagraph"/>
        <w:numPr>
          <w:ilvl w:val="1"/>
          <w:numId w:val="4"/>
        </w:numPr>
        <w:jc w:val="both"/>
        <w:rPr>
          <w:rFonts w:ascii="Times New Roman" w:hAnsi="Times New Roman" w:cs="Times New Roman"/>
          <w:b/>
          <w:bCs/>
          <w:sz w:val="24"/>
          <w:szCs w:val="24"/>
        </w:rPr>
      </w:pPr>
      <w:r>
        <w:rPr>
          <w:rFonts w:ascii="Times New Roman" w:hAnsi="Times New Roman" w:cs="Times New Roman"/>
          <w:b/>
          <w:bCs/>
          <w:sz w:val="24"/>
          <w:szCs w:val="24"/>
        </w:rPr>
        <w:t>Disadvantages of Internet of Things</w:t>
      </w:r>
    </w:p>
    <w:p w:rsidRPr="00CF1ADF" w:rsidR="00CF1ADF" w:rsidP="00CF1ADF" w:rsidRDefault="00CF1ADF" w14:paraId="6D28F620" w14:textId="77777777">
      <w:pPr>
        <w:pStyle w:val="ListParagraph"/>
        <w:jc w:val="both"/>
        <w:rPr>
          <w:rFonts w:ascii="Times New Roman" w:hAnsi="Times New Roman" w:cs="Times New Roman"/>
          <w:sz w:val="24"/>
          <w:szCs w:val="24"/>
        </w:rPr>
      </w:pPr>
    </w:p>
    <w:p w:rsidRPr="00CF1ADF" w:rsidR="00CF1ADF" w:rsidP="00CF1ADF" w:rsidRDefault="00CF1ADF" w14:paraId="6EDCC184" w14:textId="77777777">
      <w:pPr>
        <w:pStyle w:val="ListParagraph"/>
        <w:ind w:left="0"/>
        <w:jc w:val="both"/>
        <w:rPr>
          <w:rFonts w:ascii="Times New Roman" w:hAnsi="Times New Roman" w:cs="Times New Roman"/>
          <w:b/>
          <w:bCs/>
          <w:sz w:val="24"/>
          <w:szCs w:val="24"/>
        </w:rPr>
      </w:pPr>
      <w:r w:rsidRPr="00CF1ADF">
        <w:rPr>
          <w:rFonts w:ascii="Times New Roman" w:hAnsi="Times New Roman" w:cs="Times New Roman"/>
          <w:b/>
          <w:bCs/>
          <w:sz w:val="24"/>
          <w:szCs w:val="24"/>
        </w:rPr>
        <w:t>Privacy &amp; security</w:t>
      </w:r>
    </w:p>
    <w:p w:rsidR="00CF1ADF" w:rsidP="00CF1ADF" w:rsidRDefault="00CF1ADF" w14:paraId="25F8D1AD" w14:textId="11E80BA0">
      <w:pPr>
        <w:pStyle w:val="ListParagraph"/>
        <w:ind w:left="0"/>
        <w:jc w:val="both"/>
        <w:rPr>
          <w:rFonts w:ascii="Times New Roman" w:hAnsi="Times New Roman" w:cs="Times New Roman"/>
          <w:sz w:val="24"/>
          <w:szCs w:val="24"/>
        </w:rPr>
      </w:pPr>
      <w:r w:rsidRPr="00CF1ADF">
        <w:rPr>
          <w:rFonts w:ascii="Times New Roman" w:hAnsi="Times New Roman" w:cs="Times New Roman"/>
          <w:sz w:val="24"/>
          <w:szCs w:val="24"/>
        </w:rPr>
        <w:t>In today’s tech-driven world, each and every device that an individual uses is connected via the internet. This increases the risk of any leakage of data that might be important. This is a major drawback of sharing information, as confidential information might not be safe &amp; could be hacked by third parties easily.</w:t>
      </w:r>
    </w:p>
    <w:p w:rsidRPr="00CF1ADF" w:rsidR="00881194" w:rsidP="00CF1ADF" w:rsidRDefault="00881194" w14:paraId="0E12A1E4" w14:textId="77777777">
      <w:pPr>
        <w:pStyle w:val="ListParagraph"/>
        <w:ind w:left="0"/>
        <w:jc w:val="both"/>
        <w:rPr>
          <w:rFonts w:ascii="Times New Roman" w:hAnsi="Times New Roman" w:cs="Times New Roman"/>
          <w:sz w:val="24"/>
          <w:szCs w:val="24"/>
        </w:rPr>
      </w:pPr>
    </w:p>
    <w:p w:rsidRPr="00CF1ADF" w:rsidR="00CF1ADF" w:rsidP="00CF1ADF" w:rsidRDefault="00CF1ADF" w14:paraId="5590A2E7" w14:textId="77777777">
      <w:pPr>
        <w:pStyle w:val="ListParagraph"/>
        <w:ind w:left="0"/>
        <w:jc w:val="both"/>
        <w:rPr>
          <w:rFonts w:ascii="Times New Roman" w:hAnsi="Times New Roman" w:cs="Times New Roman"/>
          <w:b/>
          <w:bCs/>
          <w:sz w:val="24"/>
          <w:szCs w:val="24"/>
        </w:rPr>
      </w:pPr>
      <w:r w:rsidRPr="00CF1ADF">
        <w:rPr>
          <w:rFonts w:ascii="Times New Roman" w:hAnsi="Times New Roman" w:cs="Times New Roman"/>
          <w:b/>
          <w:bCs/>
          <w:sz w:val="24"/>
          <w:szCs w:val="24"/>
        </w:rPr>
        <w:t>Complexity</w:t>
      </w:r>
    </w:p>
    <w:p w:rsidR="00CF1ADF" w:rsidP="00CF1ADF" w:rsidRDefault="00CF1ADF" w14:paraId="28C65594" w14:textId="7BD9541C">
      <w:pPr>
        <w:pStyle w:val="ListParagraph"/>
        <w:ind w:left="0"/>
        <w:jc w:val="both"/>
        <w:rPr>
          <w:rFonts w:ascii="Times New Roman" w:hAnsi="Times New Roman" w:cs="Times New Roman"/>
          <w:sz w:val="24"/>
          <w:szCs w:val="24"/>
        </w:rPr>
      </w:pPr>
      <w:r w:rsidRPr="00CF1ADF">
        <w:rPr>
          <w:rFonts w:ascii="Times New Roman" w:hAnsi="Times New Roman" w:cs="Times New Roman"/>
          <w:sz w:val="24"/>
          <w:szCs w:val="24"/>
        </w:rPr>
        <w:t>A diverse network that connects various devices is what we call IoT. A single loophole can affect the entire system. This is by far the most complicated aspect of the internet of things that can have a tremendous effect.</w:t>
      </w:r>
    </w:p>
    <w:p w:rsidR="00BA73A8" w:rsidP="00CF1ADF" w:rsidRDefault="00BA73A8" w14:paraId="002B5596" w14:textId="060A2294">
      <w:pPr>
        <w:pStyle w:val="ListParagraph"/>
        <w:ind w:left="0"/>
        <w:jc w:val="both"/>
        <w:rPr>
          <w:rFonts w:ascii="Times New Roman" w:hAnsi="Times New Roman" w:cs="Times New Roman"/>
          <w:sz w:val="24"/>
          <w:szCs w:val="24"/>
        </w:rPr>
      </w:pPr>
    </w:p>
    <w:p w:rsidRPr="00CF1ADF" w:rsidR="00CF1ADF" w:rsidP="00CF1ADF" w:rsidRDefault="00CF1ADF" w14:paraId="5BCDEA8D" w14:textId="77777777">
      <w:pPr>
        <w:pStyle w:val="ListParagraph"/>
        <w:ind w:left="0"/>
        <w:jc w:val="both"/>
        <w:rPr>
          <w:rFonts w:ascii="Times New Roman" w:hAnsi="Times New Roman" w:cs="Times New Roman"/>
          <w:b/>
          <w:bCs/>
          <w:sz w:val="24"/>
          <w:szCs w:val="24"/>
        </w:rPr>
      </w:pPr>
      <w:r w:rsidRPr="00CF1ADF">
        <w:rPr>
          <w:rFonts w:ascii="Times New Roman" w:hAnsi="Times New Roman" w:cs="Times New Roman"/>
          <w:b/>
          <w:bCs/>
          <w:sz w:val="24"/>
          <w:szCs w:val="24"/>
        </w:rPr>
        <w:t>Lesser jobs</w:t>
      </w:r>
    </w:p>
    <w:p w:rsidR="00CF1ADF" w:rsidP="00CF1ADF" w:rsidRDefault="00CF1ADF" w14:paraId="05AC109F" w14:textId="56B01DC3">
      <w:pPr>
        <w:pStyle w:val="ListParagraph"/>
        <w:ind w:left="0"/>
        <w:jc w:val="both"/>
        <w:rPr>
          <w:rFonts w:ascii="Times New Roman" w:hAnsi="Times New Roman" w:cs="Times New Roman"/>
          <w:sz w:val="24"/>
          <w:szCs w:val="24"/>
        </w:rPr>
      </w:pPr>
      <w:r w:rsidRPr="00CF1ADF">
        <w:rPr>
          <w:rFonts w:ascii="Times New Roman" w:hAnsi="Times New Roman" w:cs="Times New Roman"/>
          <w:sz w:val="24"/>
          <w:szCs w:val="24"/>
        </w:rPr>
        <w:t>With every task being automated, the need for human labor will reduce drastically. This will have a direct impact on employability. As we head into the future of IoT, there will be a visible decline in the hiring process of professionals.</w:t>
      </w:r>
    </w:p>
    <w:p w:rsidRPr="00CF1ADF" w:rsidR="00881194" w:rsidP="00CF1ADF" w:rsidRDefault="00881194" w14:paraId="3D72A066" w14:textId="3B127B02">
      <w:pPr>
        <w:pStyle w:val="ListParagraph"/>
        <w:ind w:left="0"/>
        <w:jc w:val="both"/>
        <w:rPr>
          <w:rFonts w:ascii="Times New Roman" w:hAnsi="Times New Roman" w:cs="Times New Roman"/>
          <w:sz w:val="24"/>
          <w:szCs w:val="24"/>
        </w:rPr>
      </w:pPr>
    </w:p>
    <w:p w:rsidRPr="00CF1ADF" w:rsidR="00CF1ADF" w:rsidP="00CF1ADF" w:rsidRDefault="00CF1ADF" w14:paraId="35065EBB" w14:textId="526D03EA">
      <w:pPr>
        <w:pStyle w:val="ListParagraph"/>
        <w:ind w:left="0"/>
        <w:jc w:val="both"/>
        <w:rPr>
          <w:rFonts w:ascii="Times New Roman" w:hAnsi="Times New Roman" w:cs="Times New Roman"/>
          <w:b/>
          <w:bCs/>
          <w:sz w:val="24"/>
          <w:szCs w:val="24"/>
        </w:rPr>
      </w:pPr>
      <w:r w:rsidRPr="00CF1ADF">
        <w:rPr>
          <w:rFonts w:ascii="Times New Roman" w:hAnsi="Times New Roman" w:cs="Times New Roman"/>
          <w:b/>
          <w:bCs/>
          <w:sz w:val="24"/>
          <w:szCs w:val="24"/>
        </w:rPr>
        <w:t>Dependability</w:t>
      </w:r>
    </w:p>
    <w:p w:rsidRPr="00CF1ADF" w:rsidR="00CF1ADF" w:rsidP="00CF1ADF" w:rsidRDefault="00CF1ADF" w14:paraId="506D03E6" w14:textId="74F486C1">
      <w:pPr>
        <w:pStyle w:val="ListParagraph"/>
        <w:ind w:left="0"/>
        <w:jc w:val="both"/>
        <w:rPr>
          <w:rFonts w:ascii="Times New Roman" w:hAnsi="Times New Roman" w:cs="Times New Roman"/>
          <w:sz w:val="24"/>
          <w:szCs w:val="24"/>
        </w:rPr>
      </w:pPr>
      <w:r w:rsidRPr="00CF1ADF">
        <w:rPr>
          <w:rFonts w:ascii="Times New Roman" w:hAnsi="Times New Roman" w:cs="Times New Roman"/>
          <w:sz w:val="24"/>
          <w:szCs w:val="24"/>
        </w:rPr>
        <w:t xml:space="preserve">We may not notice it, but we are witnessing a major shift in technology and its implementation in everyday lives. There is no doubt that technology is dominating our </w:t>
      </w:r>
      <w:r w:rsidRPr="00CF1ADF">
        <w:rPr>
          <w:rFonts w:ascii="Times New Roman" w:hAnsi="Times New Roman" w:cs="Times New Roman"/>
          <w:sz w:val="24"/>
          <w:szCs w:val="24"/>
        </w:rPr>
        <w:t>lifestyle, reflecting a human’s dependability on technology. In case of a bug in the system, there are high chances of every related device getting corrupted.</w:t>
      </w:r>
    </w:p>
    <w:p w:rsidR="00CF1ADF" w:rsidP="00CF1ADF" w:rsidRDefault="00CF1ADF" w14:paraId="1E3A1503" w14:textId="7057DA03">
      <w:pPr>
        <w:pStyle w:val="ListParagraph"/>
        <w:ind w:left="0"/>
        <w:jc w:val="both"/>
        <w:rPr>
          <w:rFonts w:ascii="Times New Roman" w:hAnsi="Times New Roman" w:cs="Times New Roman"/>
          <w:sz w:val="24"/>
          <w:szCs w:val="24"/>
        </w:rPr>
      </w:pPr>
    </w:p>
    <w:p w:rsidR="00E66518" w:rsidP="00CF1ADF" w:rsidRDefault="00E66518" w14:paraId="75539764" w14:textId="77777777">
      <w:pPr>
        <w:pStyle w:val="ListParagraph"/>
        <w:ind w:left="0"/>
        <w:jc w:val="both"/>
        <w:rPr>
          <w:rFonts w:ascii="Times New Roman" w:hAnsi="Times New Roman" w:cs="Times New Roman"/>
          <w:sz w:val="24"/>
          <w:szCs w:val="24"/>
        </w:rPr>
      </w:pPr>
    </w:p>
    <w:p w:rsidRPr="00262CC7" w:rsidR="00262CC7" w:rsidP="008D0040" w:rsidRDefault="176AA419" w14:paraId="18EE1328" w14:textId="2ABCCB01">
      <w:pPr>
        <w:pStyle w:val="ListParagraph"/>
        <w:numPr>
          <w:ilvl w:val="0"/>
          <w:numId w:val="4"/>
        </w:numPr>
        <w:jc w:val="both"/>
        <w:rPr>
          <w:rFonts w:ascii="Times New Roman" w:hAnsi="Times New Roman" w:cs="Times New Roman"/>
          <w:b/>
          <w:bCs/>
          <w:sz w:val="24"/>
          <w:szCs w:val="24"/>
        </w:rPr>
      </w:pPr>
      <w:r w:rsidRPr="176AA419">
        <w:rPr>
          <w:rFonts w:ascii="Times New Roman" w:hAnsi="Times New Roman" w:cs="Times New Roman"/>
          <w:b/>
          <w:bCs/>
          <w:sz w:val="24"/>
          <w:szCs w:val="24"/>
        </w:rPr>
        <w:t>Circuit and Simulation</w:t>
      </w:r>
    </w:p>
    <w:p w:rsidR="00262CC7" w:rsidP="00262CC7" w:rsidRDefault="00262CC7" w14:paraId="27C4A701" w14:textId="3E478956">
      <w:pPr>
        <w:pStyle w:val="ListParagraph"/>
        <w:ind w:left="0"/>
        <w:jc w:val="both"/>
        <w:rPr>
          <w:rFonts w:ascii="Times New Roman" w:hAnsi="Times New Roman" w:cs="Times New Roman"/>
          <w:sz w:val="24"/>
          <w:szCs w:val="24"/>
        </w:rPr>
      </w:pPr>
    </w:p>
    <w:p w:rsidR="00262CC7" w:rsidP="00262CC7" w:rsidRDefault="00262CC7" w14:paraId="596C7604" w14:textId="42EDD730">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We will construct the circuit step by step on an online simulation platform – </w:t>
      </w:r>
      <w:proofErr w:type="spellStart"/>
      <w:r>
        <w:rPr>
          <w:rFonts w:ascii="Times New Roman" w:hAnsi="Times New Roman" w:cs="Times New Roman"/>
          <w:sz w:val="24"/>
          <w:szCs w:val="24"/>
        </w:rPr>
        <w:t>TinkerCAD</w:t>
      </w:r>
      <w:proofErr w:type="spellEnd"/>
      <w:r>
        <w:rPr>
          <w:rFonts w:ascii="Times New Roman" w:hAnsi="Times New Roman" w:cs="Times New Roman"/>
          <w:sz w:val="24"/>
          <w:szCs w:val="24"/>
        </w:rPr>
        <w:t>.</w:t>
      </w:r>
    </w:p>
    <w:p w:rsidRPr="00262CC7" w:rsidR="00262CC7" w:rsidP="00262CC7" w:rsidRDefault="00262CC7" w14:paraId="682EFFEE" w14:textId="42384B58">
      <w:pPr>
        <w:pStyle w:val="ListParagraph"/>
        <w:ind w:left="0"/>
        <w:jc w:val="both"/>
        <w:rPr>
          <w:rFonts w:ascii="Times New Roman" w:hAnsi="Times New Roman" w:cs="Times New Roman"/>
          <w:sz w:val="24"/>
          <w:szCs w:val="24"/>
        </w:rPr>
      </w:pPr>
      <w:r>
        <w:rPr>
          <w:rFonts w:ascii="Times New Roman" w:hAnsi="Times New Roman" w:cs="Times New Roman"/>
          <w:sz w:val="24"/>
          <w:szCs w:val="24"/>
        </w:rPr>
        <w:t>I</w:t>
      </w:r>
      <w:r w:rsidRPr="00262CC7">
        <w:rPr>
          <w:rFonts w:ascii="Times New Roman" w:hAnsi="Times New Roman" w:cs="Times New Roman"/>
          <w:sz w:val="24"/>
          <w:szCs w:val="24"/>
        </w:rPr>
        <w:t xml:space="preserve">n the world of 3D modeling, </w:t>
      </w:r>
      <w:proofErr w:type="spellStart"/>
      <w:r w:rsidRPr="00262CC7">
        <w:rPr>
          <w:rFonts w:ascii="Times New Roman" w:hAnsi="Times New Roman" w:cs="Times New Roman"/>
          <w:sz w:val="24"/>
          <w:szCs w:val="24"/>
        </w:rPr>
        <w:t>Tinker</w:t>
      </w:r>
      <w:r>
        <w:rPr>
          <w:rFonts w:ascii="Times New Roman" w:hAnsi="Times New Roman" w:cs="Times New Roman"/>
          <w:sz w:val="24"/>
          <w:szCs w:val="24"/>
        </w:rPr>
        <w:t>CAD</w:t>
      </w:r>
      <w:proofErr w:type="spellEnd"/>
      <w:r w:rsidRPr="00262CC7">
        <w:rPr>
          <w:rFonts w:ascii="Times New Roman" w:hAnsi="Times New Roman" w:cs="Times New Roman"/>
          <w:sz w:val="24"/>
          <w:szCs w:val="24"/>
        </w:rPr>
        <w:t xml:space="preserve"> has established itself as a worthy introduction to computer-aided design (CAD). It’s a free and intuitive web-based CAD program that anyone can use. In fact, if you want to get started with </w:t>
      </w:r>
      <w:proofErr w:type="spellStart"/>
      <w:r w:rsidRPr="00262CC7">
        <w:rPr>
          <w:rFonts w:ascii="Times New Roman" w:hAnsi="Times New Roman" w:cs="Times New Roman"/>
          <w:sz w:val="24"/>
          <w:szCs w:val="24"/>
        </w:rPr>
        <w:t>Tinker</w:t>
      </w:r>
      <w:r>
        <w:rPr>
          <w:rFonts w:ascii="Times New Roman" w:hAnsi="Times New Roman" w:cs="Times New Roman"/>
          <w:sz w:val="24"/>
          <w:szCs w:val="24"/>
        </w:rPr>
        <w:t>CAD</w:t>
      </w:r>
      <w:proofErr w:type="spellEnd"/>
      <w:r w:rsidRPr="00262CC7">
        <w:rPr>
          <w:rFonts w:ascii="Times New Roman" w:hAnsi="Times New Roman" w:cs="Times New Roman"/>
          <w:sz w:val="24"/>
          <w:szCs w:val="24"/>
        </w:rPr>
        <w:t>, we even have a beginner’s tutorial to get you going.</w:t>
      </w:r>
    </w:p>
    <w:p w:rsidRPr="00262CC7" w:rsidR="00262CC7" w:rsidP="00262CC7" w:rsidRDefault="00262CC7" w14:paraId="6E1D2D4B" w14:textId="7D79C4CE">
      <w:pPr>
        <w:pStyle w:val="ListParagraph"/>
        <w:ind w:left="0"/>
        <w:jc w:val="both"/>
        <w:rPr>
          <w:rFonts w:ascii="Times New Roman" w:hAnsi="Times New Roman" w:cs="Times New Roman"/>
          <w:sz w:val="24"/>
          <w:szCs w:val="24"/>
        </w:rPr>
      </w:pPr>
      <w:r w:rsidRPr="00262CC7">
        <w:rPr>
          <w:rFonts w:ascii="Times New Roman" w:hAnsi="Times New Roman" w:cs="Times New Roman"/>
          <w:sz w:val="24"/>
          <w:szCs w:val="24"/>
        </w:rPr>
        <w:t xml:space="preserve">Recently, </w:t>
      </w:r>
      <w:proofErr w:type="spellStart"/>
      <w:r w:rsidRPr="00262CC7">
        <w:rPr>
          <w:rFonts w:ascii="Times New Roman" w:hAnsi="Times New Roman" w:cs="Times New Roman"/>
          <w:sz w:val="24"/>
          <w:szCs w:val="24"/>
        </w:rPr>
        <w:t>Tinker</w:t>
      </w:r>
      <w:r>
        <w:rPr>
          <w:rFonts w:ascii="Times New Roman" w:hAnsi="Times New Roman" w:cs="Times New Roman"/>
          <w:sz w:val="24"/>
          <w:szCs w:val="24"/>
        </w:rPr>
        <w:t>CAD</w:t>
      </w:r>
      <w:proofErr w:type="spellEnd"/>
      <w:r w:rsidRPr="00262CC7">
        <w:rPr>
          <w:rFonts w:ascii="Times New Roman" w:hAnsi="Times New Roman" w:cs="Times New Roman"/>
          <w:sz w:val="24"/>
          <w:szCs w:val="24"/>
        </w:rPr>
        <w:t xml:space="preserve"> has introduced something new: An expansion to include circuits in its design capability called </w:t>
      </w:r>
      <w:proofErr w:type="spellStart"/>
      <w:r w:rsidRPr="00262CC7">
        <w:rPr>
          <w:rFonts w:ascii="Times New Roman" w:hAnsi="Times New Roman" w:cs="Times New Roman"/>
          <w:sz w:val="24"/>
          <w:szCs w:val="24"/>
        </w:rPr>
        <w:t>Tinker</w:t>
      </w:r>
      <w:r>
        <w:rPr>
          <w:rFonts w:ascii="Times New Roman" w:hAnsi="Times New Roman" w:cs="Times New Roman"/>
          <w:sz w:val="24"/>
          <w:szCs w:val="24"/>
        </w:rPr>
        <w:t>CAD</w:t>
      </w:r>
      <w:proofErr w:type="spellEnd"/>
      <w:r w:rsidRPr="00262CC7">
        <w:rPr>
          <w:rFonts w:ascii="Times New Roman" w:hAnsi="Times New Roman" w:cs="Times New Roman"/>
          <w:sz w:val="24"/>
          <w:szCs w:val="24"/>
        </w:rPr>
        <w:t xml:space="preserve"> Circuits. This brings a whole new side to </w:t>
      </w:r>
      <w:proofErr w:type="spellStart"/>
      <w:r w:rsidRPr="00262CC7">
        <w:rPr>
          <w:rFonts w:ascii="Times New Roman" w:hAnsi="Times New Roman" w:cs="Times New Roman"/>
          <w:sz w:val="24"/>
          <w:szCs w:val="24"/>
        </w:rPr>
        <w:t>Tinker</w:t>
      </w:r>
      <w:r>
        <w:rPr>
          <w:rFonts w:ascii="Times New Roman" w:hAnsi="Times New Roman" w:cs="Times New Roman"/>
          <w:sz w:val="24"/>
          <w:szCs w:val="24"/>
        </w:rPr>
        <w:t>CAD</w:t>
      </w:r>
      <w:proofErr w:type="spellEnd"/>
      <w:r w:rsidRPr="00262CC7">
        <w:rPr>
          <w:rFonts w:ascii="Times New Roman" w:hAnsi="Times New Roman" w:cs="Times New Roman"/>
          <w:sz w:val="24"/>
          <w:szCs w:val="24"/>
        </w:rPr>
        <w:t>, revolving around simulating circuits with Arduino.</w:t>
      </w:r>
    </w:p>
    <w:p w:rsidRPr="00262CC7" w:rsidR="00262CC7" w:rsidP="00262CC7" w:rsidRDefault="00262CC7" w14:paraId="705F7C4C" w14:textId="43B7E4D5">
      <w:pPr>
        <w:pStyle w:val="ListParagraph"/>
        <w:ind w:left="0"/>
        <w:jc w:val="both"/>
        <w:rPr>
          <w:rFonts w:ascii="Times New Roman" w:hAnsi="Times New Roman" w:cs="Times New Roman"/>
          <w:sz w:val="24"/>
          <w:szCs w:val="24"/>
        </w:rPr>
      </w:pPr>
      <w:r w:rsidRPr="00262CC7">
        <w:rPr>
          <w:rFonts w:ascii="Times New Roman" w:hAnsi="Times New Roman" w:cs="Times New Roman"/>
          <w:sz w:val="24"/>
          <w:szCs w:val="24"/>
        </w:rPr>
        <w:t xml:space="preserve">Arduino is an open-source electronic prototyping platform that also sells microcontrollers. </w:t>
      </w:r>
      <w:proofErr w:type="spellStart"/>
      <w:r w:rsidRPr="00262CC7">
        <w:rPr>
          <w:rFonts w:ascii="Times New Roman" w:hAnsi="Times New Roman" w:cs="Times New Roman"/>
          <w:sz w:val="24"/>
          <w:szCs w:val="24"/>
        </w:rPr>
        <w:t>Tinker</w:t>
      </w:r>
      <w:r>
        <w:rPr>
          <w:rFonts w:ascii="Times New Roman" w:hAnsi="Times New Roman" w:cs="Times New Roman"/>
          <w:sz w:val="24"/>
          <w:szCs w:val="24"/>
        </w:rPr>
        <w:t>CAD</w:t>
      </w:r>
      <w:proofErr w:type="spellEnd"/>
      <w:r w:rsidRPr="00262CC7">
        <w:rPr>
          <w:rFonts w:ascii="Times New Roman" w:hAnsi="Times New Roman" w:cs="Times New Roman"/>
          <w:sz w:val="24"/>
          <w:szCs w:val="24"/>
        </w:rPr>
        <w:t xml:space="preserve"> Circuits allows anyone to virtually create and program Arduino projects without the need for physical hardware.</w:t>
      </w:r>
    </w:p>
    <w:p w:rsidR="00262CC7" w:rsidP="00262CC7" w:rsidRDefault="00262CC7" w14:paraId="396520CF" w14:textId="5C60BA8F">
      <w:pPr>
        <w:pStyle w:val="ListParagraph"/>
        <w:ind w:left="0"/>
        <w:jc w:val="both"/>
        <w:rPr>
          <w:rFonts w:ascii="Times New Roman" w:hAnsi="Times New Roman" w:cs="Times New Roman"/>
          <w:sz w:val="24"/>
          <w:szCs w:val="24"/>
        </w:rPr>
      </w:pPr>
    </w:p>
    <w:p w:rsidRPr="00B035AF" w:rsidR="00A63030" w:rsidP="00C00CAC" w:rsidRDefault="00A63030" w14:paraId="2B3C7C16" w14:textId="5FA9E7D6">
      <w:pPr>
        <w:pStyle w:val="ListParagraph"/>
        <w:numPr>
          <w:ilvl w:val="1"/>
          <w:numId w:val="4"/>
        </w:numPr>
        <w:rPr>
          <w:rFonts w:ascii="Times New Roman" w:hAnsi="Times New Roman" w:cs="Times New Roman"/>
          <w:b/>
          <w:bCs/>
          <w:sz w:val="24"/>
          <w:szCs w:val="24"/>
        </w:rPr>
      </w:pPr>
      <w:r w:rsidRPr="00B035AF">
        <w:rPr>
          <w:rFonts w:ascii="Times New Roman" w:hAnsi="Times New Roman" w:cs="Times New Roman"/>
          <w:b/>
          <w:bCs/>
          <w:sz w:val="24"/>
          <w:szCs w:val="24"/>
        </w:rPr>
        <w:t xml:space="preserve">Interfacing </w:t>
      </w:r>
      <w:r w:rsidRPr="00B035AF" w:rsidR="00B035AF">
        <w:rPr>
          <w:rFonts w:ascii="Times New Roman" w:hAnsi="Times New Roman" w:cs="Times New Roman"/>
          <w:b/>
          <w:bCs/>
          <w:sz w:val="24"/>
          <w:szCs w:val="24"/>
        </w:rPr>
        <w:t xml:space="preserve">DC Motor </w:t>
      </w:r>
    </w:p>
    <w:p w:rsidR="00A63030" w:rsidP="00A63030" w:rsidRDefault="00A63030" w14:paraId="14304B99" w14:textId="55033798">
      <w:pPr>
        <w:pStyle w:val="ListParagraph"/>
        <w:ind w:left="0"/>
        <w:rPr>
          <w:rFonts w:ascii="Times New Roman" w:hAnsi="Times New Roman" w:cs="Times New Roman"/>
          <w:sz w:val="24"/>
          <w:szCs w:val="24"/>
        </w:rPr>
      </w:pPr>
    </w:p>
    <w:p w:rsidR="00E66518" w:rsidP="00A63030" w:rsidRDefault="00B035AF" w14:paraId="645B40EE" w14:textId="77777777">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 DC motor is a </w:t>
      </w:r>
      <w:r w:rsidR="00283B76">
        <w:rPr>
          <w:rFonts w:ascii="Times New Roman" w:hAnsi="Times New Roman" w:cs="Times New Roman"/>
          <w:sz w:val="24"/>
          <w:szCs w:val="24"/>
        </w:rPr>
        <w:t>high-power</w:t>
      </w:r>
      <w:r>
        <w:rPr>
          <w:rFonts w:ascii="Times New Roman" w:hAnsi="Times New Roman" w:cs="Times New Roman"/>
          <w:sz w:val="24"/>
          <w:szCs w:val="24"/>
        </w:rPr>
        <w:t xml:space="preserve"> device that runs on voltages much higher than that of an Arduino.</w:t>
      </w:r>
      <w:r w:rsidR="00283B76">
        <w:rPr>
          <w:rFonts w:ascii="Times New Roman" w:hAnsi="Times New Roman" w:cs="Times New Roman"/>
          <w:sz w:val="24"/>
          <w:szCs w:val="24"/>
        </w:rPr>
        <w:t xml:space="preserve"> A DC Motor mostly runs on voltages – 12v, 24v, 36v etc. whereas Arduino being a 5v device and ESP8266 a 3.3v device. A DC motor also require a much higher current for steady operation, approximately 8 Amps when stalled. Thus, we cannot connect a DC motor directly to the outputs of an Arduino. To solve this problem MOSFET comes into Play. A </w:t>
      </w:r>
      <w:r w:rsidR="00283B76">
        <w:rPr>
          <w:rFonts w:ascii="Times New Roman" w:hAnsi="Times New Roman" w:cs="Times New Roman"/>
          <w:sz w:val="24"/>
          <w:szCs w:val="24"/>
        </w:rPr>
        <w:lastRenderedPageBreak/>
        <w:t xml:space="preserve">MOSFET is used as an electronic switch to turn on/off the motor. </w:t>
      </w:r>
    </w:p>
    <w:p w:rsidR="00E66518" w:rsidP="00A63030" w:rsidRDefault="00E66518" w14:paraId="2CADC707" w14:textId="77777777">
      <w:pPr>
        <w:pStyle w:val="ListParagraph"/>
        <w:ind w:left="0"/>
        <w:rPr>
          <w:rFonts w:ascii="Times New Roman" w:hAnsi="Times New Roman" w:cs="Times New Roman"/>
          <w:sz w:val="24"/>
          <w:szCs w:val="24"/>
        </w:rPr>
      </w:pPr>
      <w:r w:rsidRPr="00E66518">
        <w:rPr>
          <w:rFonts w:ascii="Times New Roman" w:hAnsi="Times New Roman" w:cs="Times New Roman"/>
          <w:sz w:val="24"/>
          <w:szCs w:val="24"/>
        </w:rPr>
        <w:t xml:space="preserve">MOSFETs have three pins, Source, Drain, and Gate. The source is connected to ground (or the positive voltage, in a p-channel MOSFET), the drain is connected to the load, and the gate is connected to a GPIO pin on the </w:t>
      </w:r>
      <w:r>
        <w:rPr>
          <w:rFonts w:ascii="Times New Roman" w:hAnsi="Times New Roman" w:cs="Times New Roman"/>
          <w:sz w:val="24"/>
          <w:szCs w:val="24"/>
        </w:rPr>
        <w:t>Arduino</w:t>
      </w:r>
      <w:r w:rsidRPr="00E66518">
        <w:rPr>
          <w:rFonts w:ascii="Times New Roman" w:hAnsi="Times New Roman" w:cs="Times New Roman"/>
          <w:sz w:val="24"/>
          <w:szCs w:val="24"/>
        </w:rPr>
        <w:t xml:space="preserve">. </w:t>
      </w:r>
    </w:p>
    <w:p w:rsidR="00283B76" w:rsidP="00A63030" w:rsidRDefault="00E66518" w14:paraId="1195CD8B" w14:textId="22E3C7F3">
      <w:pPr>
        <w:pStyle w:val="ListParagraph"/>
        <w:ind w:left="0"/>
        <w:rPr>
          <w:rFonts w:ascii="Times New Roman" w:hAnsi="Times New Roman" w:cs="Times New Roman"/>
          <w:sz w:val="24"/>
          <w:szCs w:val="24"/>
        </w:rPr>
      </w:pPr>
      <w:r w:rsidRPr="00E66518">
        <w:rPr>
          <w:rFonts w:ascii="Times New Roman" w:hAnsi="Times New Roman" w:cs="Times New Roman"/>
          <w:sz w:val="24"/>
          <w:szCs w:val="24"/>
        </w:rPr>
        <w:t xml:space="preserve">The </w:t>
      </w:r>
      <w:r w:rsidRPr="00E66518">
        <w:rPr>
          <w:rFonts w:ascii="Times New Roman" w:hAnsi="Times New Roman" w:cs="Times New Roman"/>
          <w:i/>
          <w:iCs/>
          <w:sz w:val="24"/>
          <w:szCs w:val="24"/>
        </w:rPr>
        <w:t>voltage</w:t>
      </w:r>
      <w:r w:rsidRPr="00E66518">
        <w:rPr>
          <w:rFonts w:ascii="Times New Roman" w:hAnsi="Times New Roman" w:cs="Times New Roman"/>
          <w:sz w:val="24"/>
          <w:szCs w:val="24"/>
        </w:rPr>
        <w:t xml:space="preserve"> on the gate determines whether current can flow from the drain to the load - no current flows to or from the gate (unlike a bipolar junction transistor) - this means that if the gate is allowed to float, the FET </w:t>
      </w:r>
      <w:r w:rsidRPr="00E66518">
        <w:rPr>
          <w:rFonts w:ascii="Times New Roman" w:hAnsi="Times New Roman" w:cs="Times New Roman"/>
          <w:sz w:val="24"/>
          <w:szCs w:val="24"/>
        </w:rPr>
        <w:t xml:space="preserve">may turn on, or off, in response to ambient electrical fields, or very tiny currents. As demonstration, one can wire up a MOSFET normally, except connecting nothing to the gate pin, and then touch the gate while holding either ground or a positive voltage - even through your body’s resistance, you can turn the FET on and off! To ensure that a MOSFET remains off even if the pin is not connected (ex, after </w:t>
      </w:r>
      <w:r>
        <w:rPr>
          <w:rFonts w:ascii="Times New Roman" w:hAnsi="Times New Roman" w:cs="Times New Roman"/>
          <w:sz w:val="24"/>
          <w:szCs w:val="24"/>
        </w:rPr>
        <w:t>Arduino</w:t>
      </w:r>
      <w:r w:rsidRPr="00E66518">
        <w:rPr>
          <w:rFonts w:ascii="Times New Roman" w:hAnsi="Times New Roman" w:cs="Times New Roman"/>
          <w:sz w:val="24"/>
          <w:szCs w:val="24"/>
        </w:rPr>
        <w:t xml:space="preserve"> is reset), a pull-down resistor can be placed between gate and source.</w:t>
      </w:r>
    </w:p>
    <w:p w:rsidR="00E66518" w:rsidP="004539B1" w:rsidRDefault="00E66518" w14:paraId="0AB7BF3D" w14:textId="5DAC502E">
      <w:pPr>
        <w:pStyle w:val="ListParagraph"/>
        <w:ind w:left="0"/>
        <w:jc w:val="both"/>
        <w:rPr>
          <w:rFonts w:ascii="Times New Roman" w:hAnsi="Times New Roman" w:cs="Times New Roman"/>
          <w:sz w:val="24"/>
          <w:szCs w:val="24"/>
        </w:rPr>
        <w:sectPr w:rsidR="00E66518" w:rsidSect="00F059AD">
          <w:type w:val="continuous"/>
          <w:pgSz w:w="12240" w:h="15840" w:orient="portrait"/>
          <w:pgMar w:top="1440" w:right="1440" w:bottom="1440" w:left="1440" w:header="720" w:footer="720" w:gutter="0"/>
          <w:cols w:space="720" w:num="2"/>
          <w:docGrid w:linePitch="360"/>
        </w:sectPr>
      </w:pPr>
    </w:p>
    <w:p w:rsidR="00E66518" w:rsidP="004539B1" w:rsidRDefault="00E66518" w14:paraId="107C13B7" w14:textId="77777777">
      <w:pPr>
        <w:pStyle w:val="ListParagraph"/>
        <w:ind w:left="0"/>
        <w:jc w:val="both"/>
        <w:rPr>
          <w:rFonts w:ascii="Times New Roman" w:hAnsi="Times New Roman" w:cs="Times New Roman"/>
          <w:sz w:val="24"/>
          <w:szCs w:val="24"/>
        </w:rPr>
      </w:pPr>
    </w:p>
    <w:p w:rsidR="009E7816" w:rsidP="004539B1" w:rsidRDefault="009E7816" w14:paraId="723590AF" w14:textId="77777777">
      <w:pPr>
        <w:pStyle w:val="ListParagraph"/>
        <w:ind w:left="0"/>
        <w:jc w:val="both"/>
        <w:rPr>
          <w:rFonts w:ascii="Times New Roman" w:hAnsi="Times New Roman" w:cs="Times New Roman"/>
          <w:b/>
          <w:bCs/>
          <w:sz w:val="24"/>
          <w:szCs w:val="24"/>
        </w:rPr>
        <w:sectPr w:rsidR="009E7816" w:rsidSect="008706AA">
          <w:type w:val="continuous"/>
          <w:pgSz w:w="12240" w:h="15840" w:orient="portrait"/>
          <w:pgMar w:top="1440" w:right="1440" w:bottom="1440" w:left="1440" w:header="720" w:footer="720" w:gutter="0"/>
          <w:cols w:space="720"/>
          <w:docGrid w:linePitch="360"/>
        </w:sectPr>
      </w:pPr>
    </w:p>
    <w:p w:rsidR="00E66518" w:rsidP="00C00CAC" w:rsidRDefault="00E66518" w14:paraId="25F614FF" w14:textId="17389EEC">
      <w:pPr>
        <w:pStyle w:val="ListParagraph"/>
        <w:numPr>
          <w:ilvl w:val="2"/>
          <w:numId w:val="4"/>
        </w:numPr>
        <w:jc w:val="both"/>
        <w:rPr>
          <w:rFonts w:ascii="Times New Roman" w:hAnsi="Times New Roman" w:cs="Times New Roman"/>
          <w:b/>
          <w:bCs/>
          <w:sz w:val="24"/>
          <w:szCs w:val="24"/>
        </w:rPr>
      </w:pPr>
      <w:r w:rsidRPr="00E66518">
        <w:rPr>
          <w:rFonts w:ascii="Times New Roman" w:hAnsi="Times New Roman" w:cs="Times New Roman"/>
          <w:b/>
          <w:bCs/>
          <w:sz w:val="24"/>
          <w:szCs w:val="24"/>
        </w:rPr>
        <w:t>Circuit Diagram</w:t>
      </w:r>
      <w:r>
        <w:rPr>
          <w:rFonts w:ascii="Times New Roman" w:hAnsi="Times New Roman" w:cs="Times New Roman"/>
          <w:b/>
          <w:bCs/>
          <w:sz w:val="24"/>
          <w:szCs w:val="24"/>
        </w:rPr>
        <w:t xml:space="preserve"> –</w:t>
      </w:r>
    </w:p>
    <w:p w:rsidRPr="00E66518" w:rsidR="00E66518" w:rsidP="004539B1" w:rsidRDefault="00E66518" w14:paraId="44CA8348" w14:textId="77777777">
      <w:pPr>
        <w:pStyle w:val="ListParagraph"/>
        <w:ind w:left="0"/>
        <w:jc w:val="both"/>
        <w:rPr>
          <w:rFonts w:ascii="Times New Roman" w:hAnsi="Times New Roman" w:cs="Times New Roman"/>
          <w:b/>
          <w:bCs/>
          <w:sz w:val="24"/>
          <w:szCs w:val="24"/>
        </w:rPr>
      </w:pPr>
    </w:p>
    <w:p w:rsidR="00E66518" w:rsidP="004539B1" w:rsidRDefault="00E66518" w14:paraId="079BD2AE" w14:textId="5895DCFA">
      <w:pPr>
        <w:pStyle w:val="ListParagraph"/>
        <w:ind w:left="0"/>
        <w:jc w:val="both"/>
        <w:rPr>
          <w:rFonts w:ascii="Times New Roman" w:hAnsi="Times New Roman" w:cs="Times New Roman"/>
          <w:sz w:val="24"/>
          <w:szCs w:val="24"/>
        </w:rPr>
      </w:pPr>
      <w:r>
        <w:drawing>
          <wp:inline wp14:editId="04248C22" wp14:anchorId="0C35A6FF">
            <wp:extent cx="2635497" cy="2910872"/>
            <wp:effectExtent l="0" t="0" r="0" b="3810"/>
            <wp:docPr id="60" name="Picture 60" title=""/>
            <wp:cNvGraphicFramePr>
              <a:graphicFrameLocks noChangeAspect="1"/>
            </wp:cNvGraphicFramePr>
            <a:graphic>
              <a:graphicData uri="http://schemas.openxmlformats.org/drawingml/2006/picture">
                <pic:pic>
                  <pic:nvPicPr>
                    <pic:cNvPr id="0" name="Picture 60"/>
                    <pic:cNvPicPr/>
                  </pic:nvPicPr>
                  <pic:blipFill>
                    <a:blip r:embed="R61af4f6f2a524d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5497" cy="2910872"/>
                    </a:xfrm>
                    <a:prstGeom prst="rect">
                      <a:avLst/>
                    </a:prstGeom>
                  </pic:spPr>
                </pic:pic>
              </a:graphicData>
            </a:graphic>
          </wp:inline>
        </w:drawing>
      </w:r>
    </w:p>
    <w:p w:rsidRPr="009E7816" w:rsidR="009E7816" w:rsidP="008D0040" w:rsidRDefault="004539B1" w14:paraId="0D6DC759" w14:textId="4FB4E6CA">
      <w:pPr>
        <w:pStyle w:val="ListParagraph"/>
        <w:numPr>
          <w:ilvl w:val="2"/>
          <w:numId w:val="4"/>
        </w:numPr>
        <w:jc w:val="both"/>
        <w:rPr>
          <w:rFonts w:ascii="Times New Roman" w:hAnsi="Times New Roman" w:cs="Times New Roman"/>
          <w:b/>
          <w:bCs/>
          <w:sz w:val="24"/>
          <w:szCs w:val="24"/>
        </w:rPr>
      </w:pPr>
      <w:r w:rsidRPr="009E7816">
        <w:rPr>
          <w:rFonts w:ascii="Times New Roman" w:hAnsi="Times New Roman" w:cs="Times New Roman"/>
          <w:b/>
          <w:bCs/>
          <w:sz w:val="24"/>
          <w:szCs w:val="24"/>
        </w:rPr>
        <w:t>Code Segment</w:t>
      </w:r>
    </w:p>
    <w:p w:rsidRPr="009E7816" w:rsidR="009E7816" w:rsidP="009E7816" w:rsidRDefault="009E7816" w14:paraId="1963DB5B" w14:textId="08BA9B59">
      <w:pPr>
        <w:jc w:val="both"/>
        <w:rPr>
          <w:rFonts w:ascii="Times New Roman" w:hAnsi="Times New Roman" w:cs="Times New Roman"/>
          <w:b/>
          <w:bCs/>
          <w:sz w:val="24"/>
          <w:szCs w:val="24"/>
        </w:rPr>
        <w:sectPr w:rsidRPr="009E7816" w:rsidR="009E7816" w:rsidSect="009E7816">
          <w:type w:val="continuous"/>
          <w:pgSz w:w="12240" w:h="15840" w:orient="portrait"/>
          <w:pgMar w:top="1440" w:right="1440" w:bottom="1440" w:left="1440" w:header="720" w:footer="720" w:gutter="0"/>
          <w:cols w:space="720" w:num="2"/>
          <w:docGrid w:linePitch="360"/>
        </w:sectPr>
      </w:pPr>
      <w:r>
        <w:drawing>
          <wp:inline wp14:editId="578059CA" wp14:anchorId="79E661B9">
            <wp:extent cx="2753640" cy="2595562"/>
            <wp:effectExtent l="0" t="0" r="8890" b="0"/>
            <wp:docPr id="62" name="Picture 62" title=""/>
            <wp:cNvGraphicFramePr>
              <a:graphicFrameLocks noChangeAspect="1"/>
            </wp:cNvGraphicFramePr>
            <a:graphic>
              <a:graphicData uri="http://schemas.openxmlformats.org/drawingml/2006/picture">
                <pic:pic>
                  <pic:nvPicPr>
                    <pic:cNvPr id="0" name="Picture 62"/>
                    <pic:cNvPicPr/>
                  </pic:nvPicPr>
                  <pic:blipFill>
                    <a:blip r:embed="R389dfe490df34c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3640" cy="2595562"/>
                    </a:xfrm>
                    <a:prstGeom prst="rect">
                      <a:avLst/>
                    </a:prstGeom>
                  </pic:spPr>
                </pic:pic>
              </a:graphicData>
            </a:graphic>
          </wp:inline>
        </w:drawing>
      </w:r>
    </w:p>
    <w:p w:rsidRPr="009E7816" w:rsidR="009E7816" w:rsidP="008D0040" w:rsidRDefault="009E7816" w14:paraId="6FA0A73F" w14:textId="3B8779EC">
      <w:pPr>
        <w:pStyle w:val="ListParagraph"/>
        <w:numPr>
          <w:ilvl w:val="2"/>
          <w:numId w:val="4"/>
        </w:numPr>
        <w:ind w:left="1080"/>
        <w:jc w:val="both"/>
        <w:rPr>
          <w:rFonts w:ascii="Times New Roman" w:hAnsi="Times New Roman" w:cs="Times New Roman"/>
          <w:b w:val="1"/>
          <w:bCs w:val="1"/>
          <w:sz w:val="24"/>
          <w:szCs w:val="24"/>
        </w:rPr>
        <w:sectPr w:rsidRPr="009E7816" w:rsidR="009E7816" w:rsidSect="009E7816">
          <w:type w:val="continuous"/>
          <w:pgSz w:w="12240" w:h="15840" w:orient="portrait"/>
          <w:pgMar w:top="1440" w:right="1440" w:bottom="1440" w:left="1440" w:header="720" w:footer="720" w:gutter="0"/>
          <w:cols w:space="720" w:num="2"/>
          <w:docGrid w:linePitch="360"/>
        </w:sectPr>
      </w:pPr>
      <w:r w:rsidRPr="009E7816">
        <w:rPr>
          <w:rFonts w:ascii="Times New Roman" w:hAnsi="Times New Roman" w:cs="Times New Roman"/>
          <w:b/>
          <w:bCs/>
          <w:noProof/>
          <w:sz w:val="24"/>
          <w:szCs w:val="24"/>
        </w:rPr>
        <w:drawing>
          <wp:anchor distT="0" distB="0" distL="114300" distR="114300" simplePos="0" relativeHeight="251710464" behindDoc="1" locked="0" layoutInCell="1" allowOverlap="1" wp14:anchorId="5D718F89" wp14:editId="34D3E78D">
            <wp:simplePos x="0" y="0"/>
            <wp:positionH relativeFrom="column">
              <wp:posOffset>1900238</wp:posOffset>
            </wp:positionH>
            <wp:positionV relativeFrom="paragraph">
              <wp:posOffset>68759</wp:posOffset>
            </wp:positionV>
            <wp:extent cx="1533525" cy="939621"/>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43425" cy="945687"/>
                    </a:xfrm>
                    <a:prstGeom prst="rect">
                      <a:avLst/>
                    </a:prstGeom>
                  </pic:spPr>
                </pic:pic>
              </a:graphicData>
            </a:graphic>
            <wp14:sizeRelH relativeFrom="margin">
              <wp14:pctWidth>0</wp14:pctWidth>
            </wp14:sizeRelH>
            <wp14:sizeRelV relativeFrom="margin">
              <wp14:pctHeight>0</wp14:pctHeight>
            </wp14:sizeRelV>
          </wp:anchor>
        </w:drawing>
      </w:r>
      <w:r w:rsidRPr="007B2221" w:rsidR="007B2221">
        <w:rPr>
          <w:rFonts w:ascii="Times New Roman" w:hAnsi="Times New Roman" w:cs="Times New Roman"/>
          <w:b w:val="1"/>
          <w:bCs w:val="1"/>
          <w:sz w:val="24"/>
          <w:szCs w:val="24"/>
        </w:rPr>
        <w:t>Output</w:t>
      </w:r>
    </w:p>
    <w:p w:rsidR="008706AA" w:rsidP="007B2221" w:rsidRDefault="009E7816" w14:paraId="1CD91F3B" w14:textId="2C686215">
      <w:pPr>
        <w:pStyle w:val="ListParagraph"/>
        <w:ind w:left="0"/>
        <w:jc w:val="both"/>
        <w:rPr>
          <w:rFonts w:ascii="Times New Roman" w:hAnsi="Times New Roman" w:cs="Times New Roman"/>
          <w:b/>
          <w:bCs/>
          <w:sz w:val="24"/>
          <w:szCs w:val="24"/>
        </w:rPr>
      </w:pPr>
      <w:r w:rsidRPr="009E7816">
        <w:rPr>
          <w:rFonts w:ascii="Times New Roman" w:hAnsi="Times New Roman" w:cs="Times New Roman"/>
          <w:b/>
          <w:bCs/>
          <w:noProof/>
          <w:sz w:val="24"/>
          <w:szCs w:val="24"/>
        </w:rPr>
        <w:drawing>
          <wp:anchor distT="0" distB="0" distL="114300" distR="114300" simplePos="0" relativeHeight="251709440" behindDoc="0" locked="0" layoutInCell="1" allowOverlap="1" wp14:anchorId="6DE09B15" wp14:editId="429DAB2B">
            <wp:simplePos x="914400" y="6562725"/>
            <wp:positionH relativeFrom="column">
              <wp:align>left</wp:align>
            </wp:positionH>
            <wp:positionV relativeFrom="paragraph">
              <wp:align>top</wp:align>
            </wp:positionV>
            <wp:extent cx="1743318" cy="847843"/>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43318" cy="847843"/>
                    </a:xfrm>
                    <a:prstGeom prst="rect">
                      <a:avLst/>
                    </a:prstGeom>
                  </pic:spPr>
                </pic:pic>
              </a:graphicData>
            </a:graphic>
          </wp:anchor>
        </w:drawing>
      </w:r>
      <w:r w:rsidRPr="009E7816">
        <w:rPr>
          <w:noProof/>
        </w:rPr>
        <w:t xml:space="preserve"> </w:t>
      </w:r>
    </w:p>
    <w:p w:rsidR="008706AA" w:rsidP="008706AA" w:rsidRDefault="008706AA" w14:paraId="379078AE" w14:textId="7796F58A">
      <w:pPr>
        <w:jc w:val="both"/>
        <w:rPr>
          <w:rFonts w:ascii="Times New Roman" w:hAnsi="Times New Roman" w:cs="Times New Roman"/>
          <w:b/>
          <w:bCs/>
          <w:sz w:val="24"/>
          <w:szCs w:val="24"/>
        </w:rPr>
      </w:pPr>
    </w:p>
    <w:p w:rsidR="008706AA" w:rsidP="008706AA" w:rsidRDefault="008706AA" w14:paraId="0F2523E2" w14:textId="3A68DF64">
      <w:pPr>
        <w:jc w:val="both"/>
        <w:rPr>
          <w:rFonts w:ascii="Times New Roman" w:hAnsi="Times New Roman" w:cs="Times New Roman"/>
          <w:b/>
          <w:bCs/>
          <w:sz w:val="24"/>
          <w:szCs w:val="24"/>
        </w:rPr>
      </w:pPr>
    </w:p>
    <w:p w:rsidR="008706AA" w:rsidP="008706AA" w:rsidRDefault="008706AA" w14:paraId="2E558020" w14:textId="77777777">
      <w:pPr>
        <w:jc w:val="both"/>
        <w:rPr>
          <w:rFonts w:ascii="Times New Roman" w:hAnsi="Times New Roman" w:cs="Times New Roman"/>
          <w:b/>
          <w:bCs/>
          <w:sz w:val="24"/>
          <w:szCs w:val="24"/>
        </w:rPr>
      </w:pPr>
    </w:p>
    <w:p w:rsidRPr="008706AA" w:rsidR="009E7816" w:rsidP="008706AA" w:rsidRDefault="009E7816" w14:paraId="4614F08E" w14:textId="575D38B6">
      <w:pPr>
        <w:jc w:val="both"/>
        <w:rPr>
          <w:rFonts w:ascii="Times New Roman" w:hAnsi="Times New Roman" w:cs="Times New Roman"/>
          <w:b/>
          <w:bCs/>
          <w:sz w:val="24"/>
          <w:szCs w:val="24"/>
        </w:rPr>
        <w:sectPr w:rsidRPr="008706AA" w:rsidR="009E7816" w:rsidSect="008706AA">
          <w:type w:val="continuous"/>
          <w:pgSz w:w="12240" w:h="15840" w:orient="portrait"/>
          <w:pgMar w:top="1440" w:right="1440" w:bottom="1440" w:left="1440" w:header="720" w:footer="720" w:gutter="0"/>
          <w:cols w:space="720"/>
          <w:docGrid w:linePitch="360"/>
        </w:sectPr>
      </w:pPr>
    </w:p>
    <w:p w:rsidRPr="008706AA" w:rsidR="008706AA" w:rsidP="008D0040" w:rsidRDefault="008706AA" w14:paraId="38C88E8D" w14:textId="3E411390">
      <w:pPr>
        <w:pStyle w:val="ListParagraph"/>
        <w:numPr>
          <w:ilvl w:val="1"/>
          <w:numId w:val="4"/>
        </w:numPr>
        <w:jc w:val="both"/>
        <w:rPr>
          <w:rFonts w:ascii="Times New Roman" w:hAnsi="Times New Roman" w:cs="Times New Roman"/>
          <w:b/>
          <w:bCs/>
          <w:sz w:val="24"/>
          <w:szCs w:val="24"/>
        </w:rPr>
      </w:pPr>
      <w:r w:rsidRPr="008706AA">
        <w:rPr>
          <w:rFonts w:ascii="Times New Roman" w:hAnsi="Times New Roman" w:cs="Times New Roman"/>
          <w:b/>
          <w:bCs/>
          <w:sz w:val="24"/>
          <w:szCs w:val="24"/>
        </w:rPr>
        <w:t xml:space="preserve">Interfacing </w:t>
      </w:r>
      <w:r w:rsidR="009E7816">
        <w:rPr>
          <w:rFonts w:ascii="Times New Roman" w:hAnsi="Times New Roman" w:cs="Times New Roman"/>
          <w:b/>
          <w:bCs/>
          <w:sz w:val="24"/>
          <w:szCs w:val="24"/>
        </w:rPr>
        <w:t>Servo Motor</w:t>
      </w:r>
    </w:p>
    <w:p w:rsidR="008706AA" w:rsidP="008706AA" w:rsidRDefault="0081150F" w14:paraId="183B2D6E" w14:textId="1BCFE254">
      <w:pPr>
        <w:pStyle w:val="ListParagraph"/>
        <w:ind w:left="0"/>
        <w:jc w:val="both"/>
        <w:rPr>
          <w:rFonts w:ascii="Times New Roman" w:hAnsi="Times New Roman" w:cs="Times New Roman"/>
          <w:sz w:val="24"/>
          <w:szCs w:val="24"/>
        </w:rPr>
      </w:pPr>
      <w:r>
        <w:rPr>
          <w:rFonts w:ascii="Times New Roman" w:hAnsi="Times New Roman" w:cs="Times New Roman"/>
          <w:sz w:val="24"/>
          <w:szCs w:val="24"/>
        </w:rPr>
        <w:t>Interfacing Servo Motor with Arduino has been discussed in detail previously. Similarly, here we have connected the Servo Motor to the Arduino following the wiring Diagram Shown Below –</w:t>
      </w:r>
    </w:p>
    <w:p w:rsidR="0081150F" w:rsidP="008706AA" w:rsidRDefault="0081150F" w14:paraId="6E5D271A" w14:textId="5448E8C4">
      <w:pPr>
        <w:pStyle w:val="ListParagraph"/>
        <w:ind w:left="0"/>
        <w:jc w:val="both"/>
        <w:rPr>
          <w:rFonts w:ascii="Times New Roman" w:hAnsi="Times New Roman" w:cs="Times New Roman"/>
          <w:sz w:val="24"/>
          <w:szCs w:val="24"/>
        </w:rPr>
      </w:pPr>
      <w:r w:rsidRPr="0081150F">
        <w:rPr>
          <w:rFonts w:ascii="Times New Roman" w:hAnsi="Times New Roman" w:cs="Times New Roman"/>
          <w:b/>
          <w:bCs/>
          <w:sz w:val="24"/>
          <w:szCs w:val="24"/>
        </w:rPr>
        <w:t>Servo Pins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1150F">
        <w:rPr>
          <w:rFonts w:ascii="Times New Roman" w:hAnsi="Times New Roman" w:cs="Times New Roman"/>
          <w:b/>
          <w:bCs/>
          <w:sz w:val="24"/>
          <w:szCs w:val="24"/>
        </w:rPr>
        <w:t>Arduino</w:t>
      </w:r>
    </w:p>
    <w:p w:rsidR="0081150F" w:rsidP="008706AA" w:rsidRDefault="0081150F" w14:paraId="4901B02F" w14:textId="2D7C37C6">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VCC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5V or Vin ext.</w:t>
      </w:r>
    </w:p>
    <w:p w:rsidR="0081150F" w:rsidP="008706AA" w:rsidRDefault="0081150F" w14:paraId="140FF2FB" w14:textId="4AC757C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Signal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Digital Pin 9</w:t>
      </w:r>
    </w:p>
    <w:p w:rsidR="0081150F" w:rsidP="008706AA" w:rsidRDefault="0081150F" w14:paraId="5CEE064D" w14:textId="61CD187B">
      <w:pPr>
        <w:pStyle w:val="ListParagraph"/>
        <w:ind w:left="0"/>
        <w:jc w:val="both"/>
        <w:rPr>
          <w:rFonts w:ascii="Times New Roman" w:hAnsi="Times New Roman" w:cs="Times New Roman"/>
          <w:sz w:val="24"/>
          <w:szCs w:val="24"/>
        </w:rPr>
      </w:pPr>
      <w:r>
        <w:rPr>
          <w:rFonts w:ascii="Times New Roman" w:hAnsi="Times New Roman" w:cs="Times New Roman"/>
          <w:sz w:val="24"/>
          <w:szCs w:val="24"/>
        </w:rPr>
        <w:t>GND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GND </w:t>
      </w:r>
    </w:p>
    <w:p w:rsidR="007B2221" w:rsidP="008706AA" w:rsidRDefault="007B2221" w14:paraId="64931F5B" w14:textId="5AD2E4D1">
      <w:pPr>
        <w:pStyle w:val="ListParagraph"/>
        <w:ind w:left="0"/>
        <w:jc w:val="both"/>
        <w:rPr>
          <w:rFonts w:ascii="Times New Roman" w:hAnsi="Times New Roman" w:cs="Times New Roman"/>
          <w:sz w:val="24"/>
          <w:szCs w:val="24"/>
        </w:rPr>
      </w:pPr>
    </w:p>
    <w:p w:rsidR="00C00CAC" w:rsidP="008706AA" w:rsidRDefault="00C00CAC" w14:paraId="201E31B8" w14:textId="67A10D66">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0" locked="0" layoutInCell="1" allowOverlap="1" wp14:anchorId="6A465248" wp14:editId="7CC71805">
            <wp:simplePos x="0" y="0"/>
            <wp:positionH relativeFrom="margin">
              <wp:posOffset>103505</wp:posOffset>
            </wp:positionH>
            <wp:positionV relativeFrom="paragraph">
              <wp:posOffset>77787</wp:posOffset>
            </wp:positionV>
            <wp:extent cx="1958975" cy="1400175"/>
            <wp:effectExtent l="0" t="0" r="3175"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58975" cy="14001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ayout w:type="fixed"/>
        <w:tblLook w:val="06A0" w:firstRow="1" w:lastRow="0" w:firstColumn="1" w:lastColumn="0" w:noHBand="1" w:noVBand="1"/>
      </w:tblPr>
      <w:tblGrid>
        <w:gridCol w:w="3810"/>
      </w:tblGrid>
      <w:tr w:rsidR="28DD78B9" w:rsidTr="28DD78B9" w14:paraId="06CBDB8F" w14:textId="77777777">
        <w:trPr>
          <w:trHeight w:val="300"/>
        </w:trPr>
        <w:tc>
          <w:tcPr>
            <w:tcW w:w="3810" w:type="dxa"/>
          </w:tcPr>
          <w:p w:rsidR="28DD78B9" w:rsidP="28DD78B9" w:rsidRDefault="28DD78B9" w14:paraId="62518F67" w14:textId="2B71E171">
            <w:pPr>
              <w:pStyle w:val="ListParagraph"/>
              <w:ind w:left="0"/>
              <w:rPr>
                <w:rFonts w:ascii="Times New Roman" w:hAnsi="Times New Roman" w:cs="Times New Roman"/>
                <w:sz w:val="24"/>
                <w:szCs w:val="24"/>
              </w:rPr>
            </w:pPr>
            <w:proofErr w:type="gramStart"/>
            <w:r w:rsidRPr="28DD78B9">
              <w:rPr>
                <w:rFonts w:ascii="Times New Roman" w:hAnsi="Times New Roman" w:cs="Times New Roman"/>
                <w:b/>
                <w:bCs/>
                <w:sz w:val="24"/>
                <w:szCs w:val="24"/>
              </w:rPr>
              <w:t>Fig  17</w:t>
            </w:r>
            <w:proofErr w:type="gramEnd"/>
            <w:r w:rsidRPr="28DD78B9">
              <w:rPr>
                <w:rFonts w:ascii="Times New Roman" w:hAnsi="Times New Roman" w:cs="Times New Roman"/>
                <w:b/>
                <w:bCs/>
                <w:sz w:val="24"/>
                <w:szCs w:val="24"/>
              </w:rPr>
              <w:t xml:space="preserve"> – Interfacing Servo Motor</w:t>
            </w:r>
          </w:p>
        </w:tc>
      </w:tr>
    </w:tbl>
    <w:p w:rsidR="00C00CAC" w:rsidP="008706AA" w:rsidRDefault="00C00CAC" w14:paraId="1030E287" w14:textId="3E6F1375">
      <w:pPr>
        <w:pStyle w:val="ListParagraph"/>
        <w:ind w:left="0"/>
        <w:jc w:val="both"/>
        <w:rPr>
          <w:rFonts w:ascii="Times New Roman" w:hAnsi="Times New Roman" w:cs="Times New Roman"/>
          <w:sz w:val="24"/>
          <w:szCs w:val="24"/>
        </w:rPr>
      </w:pPr>
    </w:p>
    <w:p w:rsidR="00C00CAC" w:rsidP="008706AA" w:rsidRDefault="00C00CAC" w14:paraId="464A551B" w14:textId="2CAFD257">
      <w:pPr>
        <w:pStyle w:val="ListParagraph"/>
        <w:ind w:left="0"/>
        <w:jc w:val="both"/>
        <w:rPr>
          <w:rFonts w:ascii="Times New Roman" w:hAnsi="Times New Roman" w:cs="Times New Roman"/>
          <w:sz w:val="24"/>
          <w:szCs w:val="24"/>
        </w:rPr>
      </w:pPr>
    </w:p>
    <w:p w:rsidR="00C00CAC" w:rsidP="008706AA" w:rsidRDefault="00C00CAC" w14:paraId="70250BCD" w14:textId="58429A27">
      <w:pPr>
        <w:pStyle w:val="ListParagraph"/>
        <w:ind w:left="0"/>
        <w:jc w:val="both"/>
        <w:rPr>
          <w:rFonts w:ascii="Times New Roman" w:hAnsi="Times New Roman" w:cs="Times New Roman"/>
          <w:sz w:val="24"/>
          <w:szCs w:val="24"/>
        </w:rPr>
      </w:pPr>
    </w:p>
    <w:p w:rsidR="00C00CAC" w:rsidP="008706AA" w:rsidRDefault="00C00CAC" w14:paraId="0E20AC8D" w14:textId="168863A8">
      <w:pPr>
        <w:pStyle w:val="ListParagraph"/>
        <w:ind w:left="0"/>
        <w:jc w:val="both"/>
        <w:rPr>
          <w:rFonts w:ascii="Times New Roman" w:hAnsi="Times New Roman" w:cs="Times New Roman"/>
          <w:sz w:val="24"/>
          <w:szCs w:val="24"/>
        </w:rPr>
      </w:pPr>
    </w:p>
    <w:p w:rsidR="00C00CAC" w:rsidP="008706AA" w:rsidRDefault="00C00CAC" w14:paraId="6FD6EA65" w14:textId="77777777">
      <w:pPr>
        <w:pStyle w:val="ListParagraph"/>
        <w:ind w:left="0"/>
        <w:jc w:val="both"/>
        <w:rPr>
          <w:rFonts w:ascii="Times New Roman" w:hAnsi="Times New Roman" w:cs="Times New Roman"/>
          <w:sz w:val="24"/>
          <w:szCs w:val="24"/>
        </w:rPr>
      </w:pPr>
    </w:p>
    <w:p w:rsidR="007B2221" w:rsidP="008D0040" w:rsidRDefault="007B2221" w14:paraId="2EEC6A89" w14:textId="631D4F5B">
      <w:pPr>
        <w:pStyle w:val="ListParagraph"/>
        <w:numPr>
          <w:ilvl w:val="2"/>
          <w:numId w:val="4"/>
        </w:numPr>
        <w:jc w:val="both"/>
        <w:rPr>
          <w:rFonts w:ascii="Times New Roman" w:hAnsi="Times New Roman" w:cs="Times New Roman"/>
          <w:b/>
          <w:bCs/>
          <w:sz w:val="24"/>
          <w:szCs w:val="24"/>
        </w:rPr>
      </w:pPr>
      <w:r w:rsidRPr="007B2221">
        <w:rPr>
          <w:rFonts w:ascii="Times New Roman" w:hAnsi="Times New Roman" w:cs="Times New Roman"/>
          <w:b/>
          <w:bCs/>
          <w:sz w:val="24"/>
          <w:szCs w:val="24"/>
        </w:rPr>
        <w:t>Circuit Diagram</w:t>
      </w:r>
    </w:p>
    <w:p w:rsidRPr="007B2221" w:rsidR="00D1259C" w:rsidP="00D1259C" w:rsidRDefault="009E7816" w14:paraId="6D124BE6" w14:textId="3018F60A">
      <w:pPr>
        <w:pStyle w:val="ListParagraph"/>
        <w:ind w:left="1080"/>
        <w:jc w:val="both"/>
        <w:rPr>
          <w:rFonts w:ascii="Times New Roman" w:hAnsi="Times New Roman" w:cs="Times New Roman"/>
          <w:b/>
          <w:bCs/>
          <w:sz w:val="24"/>
          <w:szCs w:val="24"/>
        </w:rPr>
      </w:pPr>
      <w:r>
        <w:drawing>
          <wp:inline wp14:editId="63170D0D" wp14:anchorId="50AAA664">
            <wp:extent cx="3554061" cy="2238375"/>
            <wp:effectExtent l="0" t="0" r="8890" b="0"/>
            <wp:docPr id="66" name="Picture 66" title=""/>
            <wp:cNvGraphicFramePr>
              <a:graphicFrameLocks noChangeAspect="1"/>
            </wp:cNvGraphicFramePr>
            <a:graphic>
              <a:graphicData uri="http://schemas.openxmlformats.org/drawingml/2006/picture">
                <pic:pic>
                  <pic:nvPicPr>
                    <pic:cNvPr id="0" name="Picture 66"/>
                    <pic:cNvPicPr/>
                  </pic:nvPicPr>
                  <pic:blipFill>
                    <a:blip r:embed="R3b589d7faa874a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54061" cy="2238375"/>
                    </a:xfrm>
                    <a:prstGeom prst="rect">
                      <a:avLst/>
                    </a:prstGeom>
                  </pic:spPr>
                </pic:pic>
              </a:graphicData>
            </a:graphic>
          </wp:inline>
        </w:drawing>
      </w:r>
    </w:p>
    <w:p w:rsidR="000B7B59" w:rsidP="008706AA" w:rsidRDefault="000B7B59" w14:paraId="7B3E63C1" w14:textId="36099070">
      <w:pPr>
        <w:pStyle w:val="ListParagraph"/>
        <w:ind w:left="0"/>
        <w:jc w:val="both"/>
        <w:rPr>
          <w:rFonts w:ascii="Times New Roman" w:hAnsi="Times New Roman" w:cs="Times New Roman"/>
          <w:sz w:val="24"/>
          <w:szCs w:val="24"/>
        </w:rPr>
      </w:pPr>
    </w:p>
    <w:p w:rsidRPr="009E7816" w:rsidR="009E7816" w:rsidP="008D0040" w:rsidRDefault="000B7B59" w14:paraId="243B6119" w14:textId="6839C2D4">
      <w:pPr>
        <w:pStyle w:val="ListParagraph"/>
        <w:numPr>
          <w:ilvl w:val="2"/>
          <w:numId w:val="4"/>
        </w:numPr>
        <w:ind w:left="1080"/>
        <w:jc w:val="both"/>
        <w:rPr>
          <w:rFonts w:ascii="Times New Roman" w:hAnsi="Times New Roman" w:cs="Times New Roman"/>
          <w:sz w:val="24"/>
          <w:szCs w:val="24"/>
        </w:rPr>
      </w:pPr>
      <w:r w:rsidRPr="009E7816">
        <w:rPr>
          <w:rFonts w:ascii="Times New Roman" w:hAnsi="Times New Roman" w:cs="Times New Roman"/>
          <w:b/>
          <w:bCs/>
          <w:sz w:val="24"/>
          <w:szCs w:val="24"/>
        </w:rPr>
        <w:t>Code Segment</w:t>
      </w:r>
    </w:p>
    <w:p w:rsidR="00D527CB" w:rsidP="000B7B59" w:rsidRDefault="009E7816" w14:paraId="0BA7C7E7" w14:textId="724B713A">
      <w:pPr>
        <w:pStyle w:val="ListParagraph"/>
        <w:ind w:left="0"/>
        <w:jc w:val="both"/>
        <w:rPr>
          <w:rFonts w:ascii="Times New Roman" w:hAnsi="Times New Roman" w:cs="Times New Roman"/>
          <w:sz w:val="24"/>
          <w:szCs w:val="24"/>
        </w:rPr>
      </w:pPr>
      <w:r w:rsidRPr="009E7816">
        <w:rPr>
          <w:rFonts w:ascii="Times New Roman" w:hAnsi="Times New Roman" w:cs="Times New Roman"/>
          <w:noProof/>
          <w:sz w:val="24"/>
          <w:szCs w:val="24"/>
        </w:rPr>
        <w:drawing>
          <wp:anchor distT="0" distB="0" distL="114300" distR="114300" simplePos="0" relativeHeight="251712512" behindDoc="0" locked="0" layoutInCell="1" allowOverlap="1" wp14:anchorId="25C5DD61" wp14:editId="49549CEF">
            <wp:simplePos x="0" y="0"/>
            <wp:positionH relativeFrom="column">
              <wp:posOffset>0</wp:posOffset>
            </wp:positionH>
            <wp:positionV relativeFrom="paragraph">
              <wp:posOffset>1270</wp:posOffset>
            </wp:positionV>
            <wp:extent cx="3542005" cy="2938463"/>
            <wp:effectExtent l="0" t="0" r="190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42005" cy="2938463"/>
                    </a:xfrm>
                    <a:prstGeom prst="rect">
                      <a:avLst/>
                    </a:prstGeom>
                  </pic:spPr>
                </pic:pic>
              </a:graphicData>
            </a:graphic>
          </wp:anchor>
        </w:drawing>
      </w:r>
      <w:r w:rsidR="0081150F">
        <w:rPr>
          <w:rFonts w:ascii="Times New Roman" w:hAnsi="Times New Roman" w:cs="Times New Roman"/>
          <w:sz w:val="24"/>
          <w:szCs w:val="24"/>
        </w:rPr>
        <w:t xml:space="preserve">In this code we have included the </w:t>
      </w:r>
      <w:r w:rsidR="0081150F">
        <w:rPr>
          <w:rFonts w:ascii="Times New Roman" w:hAnsi="Times New Roman" w:cs="Times New Roman"/>
          <w:sz w:val="24"/>
          <w:szCs w:val="24"/>
        </w:rPr>
        <w:t>Servo.h</w:t>
      </w:r>
      <w:r w:rsidR="0081150F">
        <w:rPr>
          <w:rFonts w:ascii="Times New Roman" w:hAnsi="Times New Roman" w:cs="Times New Roman"/>
          <w:sz w:val="24"/>
          <w:szCs w:val="24"/>
        </w:rPr>
        <w:t xml:space="preserve"> Library to work with Servo.</w:t>
      </w:r>
    </w:p>
    <w:p w:rsidR="0081150F" w:rsidP="000B7B59" w:rsidRDefault="0081150F" w14:paraId="677765BA" w14:textId="7B1FDD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Then a Servo object is created by name servo. This object is attached to digital Pin 9 of Arduino, we use the </w:t>
      </w:r>
      <w:proofErr w:type="gramStart"/>
      <w:r>
        <w:rPr>
          <w:rFonts w:ascii="Times New Roman" w:hAnsi="Times New Roman" w:cs="Times New Roman"/>
          <w:sz w:val="24"/>
          <w:szCs w:val="24"/>
        </w:rPr>
        <w:t>attach(</w:t>
      </w:r>
      <w:proofErr w:type="gramEnd"/>
      <w:r>
        <w:rPr>
          <w:rFonts w:ascii="Times New Roman" w:hAnsi="Times New Roman" w:cs="Times New Roman"/>
          <w:sz w:val="24"/>
          <w:szCs w:val="24"/>
        </w:rPr>
        <w:t xml:space="preserve">) function </w:t>
      </w:r>
      <w:r w:rsidR="00967B42">
        <w:rPr>
          <w:rFonts w:ascii="Times New Roman" w:hAnsi="Times New Roman" w:cs="Times New Roman"/>
          <w:sz w:val="24"/>
          <w:szCs w:val="24"/>
        </w:rPr>
        <w:t>for this purpose.</w:t>
      </w:r>
    </w:p>
    <w:p w:rsidR="00967B42" w:rsidP="000B7B59" w:rsidRDefault="00967B42" w14:paraId="108422E7" w14:textId="383BAAF2">
      <w:pPr>
        <w:pStyle w:val="ListParagraph"/>
        <w:ind w:left="0"/>
        <w:jc w:val="both"/>
        <w:rPr>
          <w:rFonts w:ascii="Times New Roman" w:hAnsi="Times New Roman" w:cs="Times New Roman"/>
          <w:sz w:val="24"/>
          <w:szCs w:val="24"/>
        </w:rPr>
      </w:pPr>
    </w:p>
    <w:p w:rsidR="00967B42" w:rsidP="000B7B59" w:rsidRDefault="00967B42" w14:paraId="6419D423" w14:textId="06D465E1">
      <w:pPr>
        <w:pStyle w:val="ListParagraph"/>
        <w:ind w:left="0"/>
        <w:jc w:val="both"/>
        <w:rPr>
          <w:rFonts w:ascii="Times New Roman" w:hAnsi="Times New Roman" w:cs="Times New Roman"/>
          <w:sz w:val="24"/>
          <w:szCs w:val="24"/>
        </w:rPr>
      </w:pPr>
      <w:r>
        <w:rPr>
          <w:rFonts w:ascii="Times New Roman" w:hAnsi="Times New Roman" w:cs="Times New Roman"/>
          <w:sz w:val="24"/>
          <w:szCs w:val="24"/>
        </w:rPr>
        <w:t>We then use a for loop to rotate the servo in small steps.</w:t>
      </w:r>
    </w:p>
    <w:p w:rsidR="00967B42" w:rsidP="000B7B59" w:rsidRDefault="00967B42" w14:paraId="5C444FBB" w14:textId="6EFCDFB6">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function is used to write degrees to the servo object.</w:t>
      </w:r>
    </w:p>
    <w:p w:rsidR="00967B42" w:rsidP="000B7B59" w:rsidRDefault="00967B42" w14:paraId="761F2FEA" w14:textId="257E2C4E">
      <w:pPr>
        <w:pStyle w:val="ListParagraph"/>
        <w:ind w:left="0"/>
        <w:jc w:val="both"/>
        <w:rPr>
          <w:rFonts w:ascii="Times New Roman" w:hAnsi="Times New Roman" w:cs="Times New Roman"/>
          <w:sz w:val="24"/>
          <w:szCs w:val="24"/>
        </w:rPr>
      </w:pPr>
    </w:p>
    <w:p w:rsidR="00967B42" w:rsidP="000B7B59" w:rsidRDefault="00967B42" w14:paraId="74766F65" w14:textId="7E9C6555">
      <w:pPr>
        <w:pStyle w:val="ListParagraph"/>
        <w:ind w:left="0"/>
        <w:jc w:val="both"/>
        <w:rPr>
          <w:rFonts w:ascii="Times New Roman" w:hAnsi="Times New Roman" w:cs="Times New Roman"/>
          <w:sz w:val="24"/>
          <w:szCs w:val="24"/>
        </w:rPr>
      </w:pPr>
    </w:p>
    <w:p w:rsidR="00967B42" w:rsidP="000B7B59" w:rsidRDefault="00967B42" w14:paraId="50E86098" w14:textId="7DCE84A7">
      <w:pPr>
        <w:pStyle w:val="ListParagraph"/>
        <w:ind w:left="0"/>
        <w:jc w:val="both"/>
        <w:rPr>
          <w:rFonts w:ascii="Times New Roman" w:hAnsi="Times New Roman" w:cs="Times New Roman"/>
          <w:sz w:val="24"/>
          <w:szCs w:val="24"/>
        </w:rPr>
      </w:pPr>
    </w:p>
    <w:p w:rsidR="00967B42" w:rsidP="000B7B59" w:rsidRDefault="00967B42" w14:paraId="76C3E7E9" w14:textId="54A4CF8D">
      <w:pPr>
        <w:pStyle w:val="ListParagraph"/>
        <w:ind w:left="0"/>
        <w:jc w:val="both"/>
        <w:rPr>
          <w:rFonts w:ascii="Times New Roman" w:hAnsi="Times New Roman" w:cs="Times New Roman"/>
          <w:sz w:val="24"/>
          <w:szCs w:val="24"/>
        </w:rPr>
      </w:pPr>
    </w:p>
    <w:p w:rsidR="00967B42" w:rsidP="000B7B59" w:rsidRDefault="00967B42" w14:paraId="51BB4271" w14:textId="17F0CA4F">
      <w:pPr>
        <w:pStyle w:val="ListParagraph"/>
        <w:ind w:left="0"/>
        <w:jc w:val="both"/>
        <w:rPr>
          <w:rFonts w:ascii="Times New Roman" w:hAnsi="Times New Roman" w:cs="Times New Roman"/>
          <w:sz w:val="24"/>
          <w:szCs w:val="24"/>
        </w:rPr>
      </w:pPr>
    </w:p>
    <w:p w:rsidRPr="00967B42" w:rsidR="00967B42" w:rsidP="00C00CAC" w:rsidRDefault="00967B42" w14:paraId="0B8E09B3" w14:textId="07DA4DB7">
      <w:pPr>
        <w:pStyle w:val="ListParagraph"/>
        <w:numPr>
          <w:ilvl w:val="2"/>
          <w:numId w:val="4"/>
        </w:numPr>
        <w:jc w:val="both"/>
        <w:rPr>
          <w:rFonts w:ascii="Times New Roman" w:hAnsi="Times New Roman" w:cs="Times New Roman"/>
          <w:b/>
          <w:bCs/>
          <w:sz w:val="24"/>
          <w:szCs w:val="24"/>
        </w:rPr>
      </w:pPr>
      <w:r w:rsidRPr="00967B42">
        <w:rPr>
          <w:rFonts w:ascii="Times New Roman" w:hAnsi="Times New Roman" w:cs="Times New Roman"/>
          <w:b/>
          <w:bCs/>
          <w:sz w:val="24"/>
          <w:szCs w:val="24"/>
        </w:rPr>
        <w:t>Observation –</w:t>
      </w:r>
    </w:p>
    <w:p w:rsidR="00967B42" w:rsidP="000B7B59" w:rsidRDefault="00967B42" w14:paraId="67C7D9BD" w14:textId="77777777">
      <w:pPr>
        <w:pStyle w:val="ListParagraph"/>
        <w:ind w:left="0"/>
        <w:jc w:val="both"/>
        <w:rPr>
          <w:rFonts w:ascii="Times New Roman" w:hAnsi="Times New Roman" w:cs="Times New Roman"/>
          <w:sz w:val="24"/>
          <w:szCs w:val="24"/>
        </w:rPr>
      </w:pPr>
    </w:p>
    <w:p w:rsidR="00967B42" w:rsidP="000B7B59" w:rsidRDefault="00967B42" w14:paraId="7E922E20" w14:textId="08E6E159">
      <w:pPr>
        <w:pStyle w:val="ListParagraph"/>
        <w:ind w:left="0"/>
        <w:jc w:val="both"/>
        <w:rPr>
          <w:rFonts w:ascii="Times New Roman" w:hAnsi="Times New Roman" w:cs="Times New Roman"/>
          <w:sz w:val="24"/>
          <w:szCs w:val="24"/>
        </w:rPr>
      </w:pPr>
      <w:r>
        <w:rPr>
          <w:rFonts w:ascii="Times New Roman" w:hAnsi="Times New Roman" w:cs="Times New Roman"/>
          <w:sz w:val="24"/>
          <w:szCs w:val="24"/>
        </w:rPr>
        <w:t>When we simulate this circuit, we observe that the servo starts rotating from 0-180 degree and then starts rotating backwards from 180-0. This entire operation keeps repeating indefinitely forever.</w:t>
      </w:r>
    </w:p>
    <w:p w:rsidR="00967B42" w:rsidP="000B7B59" w:rsidRDefault="00967B42" w14:paraId="30E3B1F9" w14:textId="2A2F5F8C">
      <w:pPr>
        <w:pStyle w:val="ListParagraph"/>
        <w:ind w:left="0"/>
        <w:jc w:val="both"/>
        <w:rPr>
          <w:rFonts w:ascii="Times New Roman" w:hAnsi="Times New Roman" w:cs="Times New Roman"/>
          <w:sz w:val="24"/>
          <w:szCs w:val="24"/>
        </w:rPr>
      </w:pPr>
    </w:p>
    <w:p w:rsidR="00967B42" w:rsidP="000B7B59" w:rsidRDefault="00967B42" w14:paraId="76713946" w14:textId="70AF3434">
      <w:pPr>
        <w:pStyle w:val="ListParagraph"/>
        <w:ind w:left="0"/>
        <w:jc w:val="both"/>
        <w:rPr>
          <w:rFonts w:ascii="Times New Roman" w:hAnsi="Times New Roman" w:cs="Times New Roman"/>
          <w:sz w:val="24"/>
          <w:szCs w:val="24"/>
        </w:rPr>
      </w:pPr>
    </w:p>
    <w:p w:rsidR="00967B42" w:rsidP="000B7B59" w:rsidRDefault="00967B42" w14:paraId="0C729FD0" w14:textId="246997DA">
      <w:pPr>
        <w:pStyle w:val="ListParagraph"/>
        <w:ind w:left="0"/>
        <w:jc w:val="both"/>
        <w:rPr>
          <w:rFonts w:ascii="Times New Roman" w:hAnsi="Times New Roman" w:cs="Times New Roman"/>
          <w:sz w:val="24"/>
          <w:szCs w:val="24"/>
        </w:rPr>
      </w:pPr>
    </w:p>
    <w:p w:rsidR="00967B42" w:rsidP="000B7B59" w:rsidRDefault="00967B42" w14:paraId="01F33CE6" w14:textId="6B73E798">
      <w:pPr>
        <w:pStyle w:val="ListParagraph"/>
        <w:ind w:left="0"/>
        <w:jc w:val="both"/>
        <w:rPr>
          <w:rFonts w:ascii="Times New Roman" w:hAnsi="Times New Roman" w:cs="Times New Roman"/>
          <w:sz w:val="24"/>
          <w:szCs w:val="24"/>
        </w:rPr>
      </w:pPr>
    </w:p>
    <w:p w:rsidR="00967B42" w:rsidP="000B7B59" w:rsidRDefault="00967B42" w14:paraId="58889A38" w14:textId="0B914BC3">
      <w:pPr>
        <w:pStyle w:val="ListParagraph"/>
        <w:ind w:left="0"/>
        <w:jc w:val="both"/>
        <w:rPr>
          <w:rFonts w:ascii="Times New Roman" w:hAnsi="Times New Roman" w:cs="Times New Roman"/>
          <w:sz w:val="24"/>
          <w:szCs w:val="24"/>
        </w:rPr>
      </w:pPr>
    </w:p>
    <w:p w:rsidR="00967B42" w:rsidP="000B7B59" w:rsidRDefault="00967B42" w14:paraId="60141D27" w14:textId="7EAF4C89">
      <w:pPr>
        <w:pStyle w:val="ListParagraph"/>
        <w:ind w:left="0"/>
        <w:jc w:val="both"/>
        <w:rPr>
          <w:rFonts w:ascii="Times New Roman" w:hAnsi="Times New Roman" w:cs="Times New Roman"/>
          <w:sz w:val="24"/>
          <w:szCs w:val="24"/>
        </w:rPr>
      </w:pPr>
    </w:p>
    <w:p w:rsidR="00967B42" w:rsidP="000B7B59" w:rsidRDefault="00967B42" w14:paraId="1FC0360A" w14:textId="2BB45286">
      <w:pPr>
        <w:pStyle w:val="ListParagraph"/>
        <w:ind w:left="0"/>
        <w:jc w:val="both"/>
        <w:rPr>
          <w:rFonts w:ascii="Times New Roman" w:hAnsi="Times New Roman" w:cs="Times New Roman"/>
          <w:sz w:val="24"/>
          <w:szCs w:val="24"/>
        </w:rPr>
      </w:pPr>
    </w:p>
    <w:p w:rsidR="00C00CAC" w:rsidP="000B7B59" w:rsidRDefault="00C00CAC" w14:paraId="3FCEAC4E" w14:textId="77777777">
      <w:pPr>
        <w:pStyle w:val="ListParagraph"/>
        <w:ind w:left="0"/>
        <w:jc w:val="both"/>
        <w:rPr>
          <w:rFonts w:ascii="Times New Roman" w:hAnsi="Times New Roman" w:cs="Times New Roman"/>
          <w:sz w:val="24"/>
          <w:szCs w:val="24"/>
        </w:rPr>
      </w:pPr>
    </w:p>
    <w:p w:rsidRPr="0081150F" w:rsidR="009E7816" w:rsidP="00C00CAC" w:rsidRDefault="0081150F" w14:paraId="0006C85A" w14:textId="5CD8DD2E">
      <w:pPr>
        <w:pStyle w:val="ListParagraph"/>
        <w:numPr>
          <w:ilvl w:val="1"/>
          <w:numId w:val="4"/>
        </w:numPr>
        <w:jc w:val="both"/>
        <w:rPr>
          <w:rFonts w:ascii="Times New Roman" w:hAnsi="Times New Roman" w:cs="Times New Roman"/>
          <w:b/>
          <w:bCs/>
          <w:sz w:val="24"/>
          <w:szCs w:val="24"/>
        </w:rPr>
      </w:pPr>
      <w:r w:rsidRPr="0081150F">
        <w:rPr>
          <w:rFonts w:ascii="Times New Roman" w:hAnsi="Times New Roman" w:cs="Times New Roman"/>
          <w:b/>
          <w:bCs/>
          <w:sz w:val="24"/>
          <w:szCs w:val="24"/>
        </w:rPr>
        <w:t xml:space="preserve">Combining DC motor and Servo Interface Circuits  </w:t>
      </w:r>
    </w:p>
    <w:p w:rsidR="0081150F" w:rsidP="000B7B59" w:rsidRDefault="0081150F" w14:paraId="06AA24DA" w14:textId="48546B54">
      <w:pPr>
        <w:pStyle w:val="ListParagraph"/>
        <w:ind w:left="0"/>
        <w:jc w:val="both"/>
        <w:rPr>
          <w:rFonts w:ascii="Times New Roman" w:hAnsi="Times New Roman" w:cs="Times New Roman"/>
          <w:sz w:val="24"/>
          <w:szCs w:val="24"/>
        </w:rPr>
      </w:pPr>
    </w:p>
    <w:p w:rsidRPr="00C00CAC" w:rsidR="0081150F" w:rsidP="00C00CAC" w:rsidRDefault="0081150F" w14:paraId="69A64ED4" w14:textId="7900CC3B">
      <w:pPr>
        <w:pStyle w:val="ListParagraph"/>
        <w:numPr>
          <w:ilvl w:val="2"/>
          <w:numId w:val="4"/>
        </w:numPr>
        <w:jc w:val="both"/>
        <w:rPr>
          <w:rFonts w:ascii="Times New Roman" w:hAnsi="Times New Roman" w:cs="Times New Roman"/>
          <w:b/>
          <w:bCs/>
          <w:sz w:val="24"/>
          <w:szCs w:val="24"/>
        </w:rPr>
      </w:pPr>
      <w:r w:rsidRPr="00C00CAC">
        <w:rPr>
          <w:rFonts w:ascii="Times New Roman" w:hAnsi="Times New Roman" w:cs="Times New Roman"/>
          <w:b/>
          <w:bCs/>
          <w:sz w:val="24"/>
          <w:szCs w:val="24"/>
        </w:rPr>
        <w:t xml:space="preserve">Circuit Diagram – </w:t>
      </w:r>
    </w:p>
    <w:p w:rsidR="00C00CAC" w:rsidP="00C00CAC" w:rsidRDefault="0081150F" w14:paraId="1991F922" w14:textId="77777777">
      <w:pPr>
        <w:pStyle w:val="ListParagraph"/>
        <w:ind w:left="0"/>
        <w:jc w:val="both"/>
        <w:rPr>
          <w:rFonts w:ascii="Times New Roman" w:hAnsi="Times New Roman" w:cs="Times New Roman"/>
          <w:sz w:val="24"/>
          <w:szCs w:val="24"/>
        </w:rPr>
      </w:pPr>
      <w:r>
        <w:drawing>
          <wp:inline wp14:editId="774357C7" wp14:anchorId="03838982">
            <wp:extent cx="4043363" cy="3515479"/>
            <wp:effectExtent l="0" t="0" r="0" b="8890"/>
            <wp:docPr id="68" name="Picture 68" title=""/>
            <wp:cNvGraphicFramePr>
              <a:graphicFrameLocks noChangeAspect="1"/>
            </wp:cNvGraphicFramePr>
            <a:graphic>
              <a:graphicData uri="http://schemas.openxmlformats.org/drawingml/2006/picture">
                <pic:pic>
                  <pic:nvPicPr>
                    <pic:cNvPr id="0" name="Picture 68"/>
                    <pic:cNvPicPr/>
                  </pic:nvPicPr>
                  <pic:blipFill>
                    <a:blip r:embed="Rcecc25816f5c47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43363" cy="3515479"/>
                    </a:xfrm>
                    <a:prstGeom prst="rect">
                      <a:avLst/>
                    </a:prstGeom>
                  </pic:spPr>
                </pic:pic>
              </a:graphicData>
            </a:graphic>
          </wp:inline>
        </w:drawing>
      </w:r>
    </w:p>
    <w:p w:rsidR="00C00CAC" w:rsidP="00C00CAC" w:rsidRDefault="00C00CAC" w14:paraId="36FFB69E" w14:textId="77777777">
      <w:pPr>
        <w:pStyle w:val="ListParagraph"/>
        <w:ind w:left="0"/>
        <w:jc w:val="both"/>
        <w:rPr>
          <w:rFonts w:ascii="Times New Roman" w:hAnsi="Times New Roman" w:cs="Times New Roman"/>
          <w:sz w:val="24"/>
          <w:szCs w:val="24"/>
        </w:rPr>
      </w:pPr>
    </w:p>
    <w:p w:rsidRPr="00C00CAC" w:rsidR="0081150F" w:rsidP="00C00CAC" w:rsidRDefault="0081150F" w14:paraId="5967E5E6" w14:textId="100F536A">
      <w:pPr>
        <w:pStyle w:val="ListParagraph"/>
        <w:numPr>
          <w:ilvl w:val="0"/>
          <w:numId w:val="28"/>
        </w:numPr>
        <w:jc w:val="both"/>
        <w:rPr>
          <w:rFonts w:ascii="Times New Roman" w:hAnsi="Times New Roman" w:cs="Times New Roman"/>
          <w:sz w:val="24"/>
          <w:szCs w:val="24"/>
        </w:rPr>
      </w:pPr>
      <w:r w:rsidRPr="00C00CAC">
        <w:rPr>
          <w:rFonts w:ascii="Times New Roman" w:hAnsi="Times New Roman" w:cs="Times New Roman"/>
          <w:b/>
          <w:bCs/>
          <w:sz w:val="24"/>
          <w:szCs w:val="24"/>
        </w:rPr>
        <w:t>Code Segment</w:t>
      </w:r>
    </w:p>
    <w:p w:rsidR="003A0ACD" w:rsidP="000B7B59" w:rsidRDefault="0081150F" w14:paraId="1881FA6A" w14:textId="345E5F9F">
      <w:pPr>
        <w:pStyle w:val="ListParagraph"/>
        <w:ind w:left="0"/>
        <w:jc w:val="both"/>
        <w:rPr>
          <w:rFonts w:ascii="Times New Roman" w:hAnsi="Times New Roman" w:cs="Times New Roman"/>
          <w:sz w:val="24"/>
          <w:szCs w:val="24"/>
        </w:rPr>
      </w:pPr>
      <w:r>
        <w:drawing>
          <wp:inline wp14:editId="54631F79" wp14:anchorId="4297D500">
            <wp:extent cx="4313951" cy="3743325"/>
            <wp:effectExtent l="0" t="0" r="0" b="0"/>
            <wp:docPr id="69" name="Picture 69" title=""/>
            <wp:cNvGraphicFramePr>
              <a:graphicFrameLocks noChangeAspect="1"/>
            </wp:cNvGraphicFramePr>
            <a:graphic>
              <a:graphicData uri="http://schemas.openxmlformats.org/drawingml/2006/picture">
                <pic:pic>
                  <pic:nvPicPr>
                    <pic:cNvPr id="0" name="Picture 69"/>
                    <pic:cNvPicPr/>
                  </pic:nvPicPr>
                  <pic:blipFill>
                    <a:blip r:embed="Ref86cf6a61e24d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13951" cy="3743325"/>
                    </a:xfrm>
                    <a:prstGeom prst="rect">
                      <a:avLst/>
                    </a:prstGeom>
                  </pic:spPr>
                </pic:pic>
              </a:graphicData>
            </a:graphic>
          </wp:inline>
        </w:drawing>
      </w:r>
    </w:p>
    <w:p w:rsidRPr="00E70FA7" w:rsidR="00E70FA7" w:rsidP="008D0040" w:rsidRDefault="176AA419" w14:paraId="37E027FC" w14:textId="016D28A0">
      <w:pPr>
        <w:pStyle w:val="ListParagraph"/>
        <w:numPr>
          <w:ilvl w:val="0"/>
          <w:numId w:val="4"/>
        </w:numPr>
        <w:jc w:val="both"/>
        <w:rPr>
          <w:rFonts w:ascii="Times New Roman" w:hAnsi="Times New Roman" w:cs="Times New Roman"/>
          <w:b/>
          <w:bCs/>
          <w:sz w:val="24"/>
          <w:szCs w:val="24"/>
        </w:rPr>
      </w:pPr>
      <w:r w:rsidRPr="176AA419">
        <w:rPr>
          <w:rFonts w:ascii="Times New Roman" w:hAnsi="Times New Roman" w:cs="Times New Roman"/>
          <w:b/>
          <w:bCs/>
          <w:sz w:val="24"/>
          <w:szCs w:val="24"/>
        </w:rPr>
        <w:t>List of Materials</w:t>
      </w:r>
    </w:p>
    <w:p w:rsidRPr="00E70FA7" w:rsidR="00354B4C" w:rsidP="00E70FA7" w:rsidRDefault="00E70FA7" w14:paraId="546B3FFB" w14:textId="5DA597E6">
      <w:pPr>
        <w:pStyle w:val="ListParagraph"/>
        <w:jc w:val="both"/>
        <w:rPr>
          <w:rFonts w:ascii="Times New Roman" w:hAnsi="Times New Roman" w:cs="Times New Roman"/>
          <w:b/>
          <w:bCs/>
          <w:sz w:val="24"/>
          <w:szCs w:val="24"/>
        </w:rPr>
      </w:pPr>
      <w:r>
        <w:rPr>
          <w:rFonts w:ascii="Times New Roman" w:hAnsi="Times New Roman" w:cs="Times New Roman"/>
          <w:sz w:val="24"/>
          <w:szCs w:val="24"/>
        </w:rPr>
        <w:br/>
      </w:r>
      <w:r w:rsidRPr="00E70FA7">
        <w:rPr>
          <w:rFonts w:ascii="Times New Roman" w:hAnsi="Times New Roman" w:cs="Times New Roman"/>
          <w:b/>
          <w:bCs/>
          <w:sz w:val="24"/>
          <w:szCs w:val="24"/>
        </w:rPr>
        <w:t>Parts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E87300">
        <w:rPr>
          <w:rFonts w:ascii="Times New Roman" w:hAnsi="Times New Roman" w:cs="Times New Roman"/>
          <w:b/>
          <w:bCs/>
          <w:sz w:val="24"/>
          <w:szCs w:val="24"/>
        </w:rPr>
        <w:tab/>
      </w:r>
      <w:r w:rsidR="00E87300">
        <w:rPr>
          <w:rFonts w:ascii="Times New Roman" w:hAnsi="Times New Roman" w:cs="Times New Roman"/>
          <w:b/>
          <w:bCs/>
          <w:sz w:val="24"/>
          <w:szCs w:val="24"/>
        </w:rPr>
        <w:tab/>
      </w:r>
      <w:r>
        <w:rPr>
          <w:rFonts w:ascii="Times New Roman" w:hAnsi="Times New Roman" w:cs="Times New Roman"/>
          <w:b/>
          <w:bCs/>
          <w:sz w:val="24"/>
          <w:szCs w:val="24"/>
        </w:rPr>
        <w:t xml:space="preserve">Qty  </w:t>
      </w:r>
    </w:p>
    <w:p w:rsidRPr="00C00CAC" w:rsidR="00C00CAC" w:rsidP="00C00CAC" w:rsidRDefault="00C00CAC" w14:paraId="68A1A631" w14:textId="235BF64F">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Node MCU 1.0V</w:t>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Pr="00C00CAC">
        <w:rPr>
          <w:rFonts w:ascii="Times New Roman" w:hAnsi="Times New Roman" w:eastAsia="Times New Roman" w:cs="Times New Roman"/>
          <w:sz w:val="24"/>
          <w:szCs w:val="24"/>
        </w:rPr>
        <w:t>Qty: 1</w:t>
      </w:r>
    </w:p>
    <w:p w:rsidRPr="00C00CAC" w:rsidR="00C00CAC" w:rsidP="00C00CAC" w:rsidRDefault="00C00CAC" w14:paraId="4CE39E17" w14:textId="2D2C5BC3">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9g Micro Servo</w:t>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Pr="00C00CAC">
        <w:rPr>
          <w:rFonts w:ascii="Times New Roman" w:hAnsi="Times New Roman" w:eastAsia="Times New Roman" w:cs="Times New Roman"/>
          <w:sz w:val="24"/>
          <w:szCs w:val="24"/>
        </w:rPr>
        <w:t>Qty: 2</w:t>
      </w:r>
    </w:p>
    <w:p w:rsidRPr="00C00CAC" w:rsidR="00C00CAC" w:rsidP="00C00CAC" w:rsidRDefault="00C00CAC" w14:paraId="2776FBE8" w14:textId="7C675738">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PIR (motion) sensor</w:t>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00547B44">
        <w:rPr>
          <w:rFonts w:ascii="Times New Roman" w:hAnsi="Times New Roman" w:eastAsia="Times New Roman" w:cs="Times New Roman"/>
          <w:sz w:val="24"/>
          <w:szCs w:val="24"/>
        </w:rPr>
        <w:tab/>
      </w:r>
      <w:r w:rsidRPr="00C00CAC">
        <w:rPr>
          <w:rFonts w:ascii="Times New Roman" w:hAnsi="Times New Roman" w:eastAsia="Times New Roman" w:cs="Times New Roman"/>
          <w:sz w:val="24"/>
          <w:szCs w:val="24"/>
        </w:rPr>
        <w:t>Qty: 1</w:t>
      </w:r>
    </w:p>
    <w:p w:rsidRPr="00C00CAC" w:rsidR="00C00CAC" w:rsidP="00C00CAC" w:rsidRDefault="00C00CAC" w14:paraId="1AAAC1E2"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Diode Rectifier - 1A 50V</w:t>
      </w:r>
    </w:p>
    <w:p w:rsidRPr="00C00CAC" w:rsidR="00C00CAC" w:rsidP="00C00CAC" w:rsidRDefault="28DD78B9" w14:paraId="23DCC356" w14:textId="459CEC66">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$0.11 x                                                                                                Qty: 1</w:t>
      </w:r>
    </w:p>
    <w:p w:rsidRPr="00C00CAC" w:rsidR="00C00CAC" w:rsidP="00C00CAC" w:rsidRDefault="00C00CAC" w14:paraId="673E719D"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Hobby Motor - Gear</w:t>
      </w:r>
    </w:p>
    <w:p w:rsidRPr="00C00CAC" w:rsidR="00C00CAC" w:rsidP="00C00CAC" w:rsidRDefault="28DD78B9" w14:paraId="619976CA" w14:textId="26428E93">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$1.95 x                                                                                                Qty: 1</w:t>
      </w:r>
    </w:p>
    <w:p w:rsidRPr="00C00CAC" w:rsidR="00C00CAC" w:rsidP="00C00CAC" w:rsidRDefault="00C00CAC" w14:paraId="576F0CA8"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Standard Size - High Torque - Metal Gear Servo - MG995</w:t>
      </w:r>
    </w:p>
    <w:p w:rsidRPr="00C00CAC" w:rsidR="00C00CAC" w:rsidP="00C00CAC" w:rsidRDefault="28DD78B9" w14:paraId="5A456ABD" w14:textId="6C414348">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$19.95 x                                                                                              Qty: 1</w:t>
      </w:r>
    </w:p>
    <w:p w:rsidRPr="00C00CAC" w:rsidR="00C00CAC" w:rsidP="00C00CAC" w:rsidRDefault="00C00CAC" w14:paraId="341CA91B"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Wall Adapter Power Supply - 12VDC 2A</w:t>
      </w:r>
    </w:p>
    <w:p w:rsidRPr="00C00CAC" w:rsidR="00C00CAC" w:rsidP="00C00CAC" w:rsidRDefault="28DD78B9" w14:paraId="4A903F7C" w14:textId="557FCF4B">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$15.77 x                                                                                              Qty: 1</w:t>
      </w:r>
    </w:p>
    <w:p w:rsidRPr="00C00CAC" w:rsidR="00C00CAC" w:rsidP="00C00CAC" w:rsidRDefault="00C00CAC" w14:paraId="1AE04740" w14:textId="77777777">
      <w:pPr>
        <w:spacing w:after="0" w:line="240" w:lineRule="auto"/>
        <w:rPr>
          <w:rFonts w:ascii="Times New Roman" w:hAnsi="Times New Roman" w:eastAsia="Times New Roman" w:cs="Times New Roman"/>
          <w:sz w:val="24"/>
          <w:szCs w:val="24"/>
        </w:rPr>
      </w:pPr>
      <w:proofErr w:type="spellStart"/>
      <w:r w:rsidRPr="00C00CAC">
        <w:rPr>
          <w:rFonts w:ascii="Times New Roman" w:hAnsi="Times New Roman" w:eastAsia="Times New Roman" w:cs="Times New Roman"/>
          <w:sz w:val="24"/>
          <w:szCs w:val="24"/>
        </w:rPr>
        <w:t>Ublox</w:t>
      </w:r>
      <w:proofErr w:type="spellEnd"/>
      <w:r w:rsidRPr="00C00CAC">
        <w:rPr>
          <w:rFonts w:ascii="Times New Roman" w:hAnsi="Times New Roman" w:eastAsia="Times New Roman" w:cs="Times New Roman"/>
          <w:sz w:val="24"/>
          <w:szCs w:val="24"/>
        </w:rPr>
        <w:t xml:space="preserve"> NEO-6M GPS Module</w:t>
      </w:r>
    </w:p>
    <w:p w:rsidRPr="00C00CAC" w:rsidR="00C00CAC" w:rsidP="00C00CAC" w:rsidRDefault="28DD78B9" w14:paraId="291A1581" w14:textId="7865BDDA">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$7.96 x                                                                                                Qty: 1</w:t>
      </w:r>
    </w:p>
    <w:p w:rsidRPr="00C00CAC" w:rsidR="00C00CAC" w:rsidP="00C00CAC" w:rsidRDefault="00C00CAC" w14:paraId="68B7B2A1"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Ultrasonic Sensor - HC-SR04</w:t>
      </w:r>
    </w:p>
    <w:p w:rsidRPr="00C00CAC" w:rsidR="00C00CAC" w:rsidP="00C00CAC" w:rsidRDefault="28DD78B9" w14:paraId="6A4CB03D" w14:textId="5479622F">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$3.95 x                                                                                                Qty: 2</w:t>
      </w:r>
    </w:p>
    <w:p w:rsidRPr="00C00CAC" w:rsidR="00C00CAC" w:rsidP="00C00CAC" w:rsidRDefault="00C00CAC" w14:paraId="1B1207A1"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470 Ohm Resistor</w:t>
      </w:r>
    </w:p>
    <w:p w:rsidRPr="00C00CAC" w:rsidR="00C00CAC" w:rsidP="00C00CAC" w:rsidRDefault="28DD78B9" w14:paraId="1DBB5B72" w14:textId="2A2D5BBF">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$0.1 x                                                                                                  Qty: 2</w:t>
      </w:r>
    </w:p>
    <w:p w:rsidRPr="00C00CAC" w:rsidR="00C00CAC" w:rsidP="00C00CAC" w:rsidRDefault="00C00CAC" w14:paraId="37AFE17B"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1K Ohm Resistor</w:t>
      </w:r>
    </w:p>
    <w:p w:rsidRPr="00C00CAC" w:rsidR="00C00CAC" w:rsidP="00C00CAC" w:rsidRDefault="28DD78B9" w14:paraId="716A06F2" w14:textId="124FA598">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$0.1 x                                                                                                  Qty: 2</w:t>
      </w:r>
    </w:p>
    <w:p w:rsidRPr="00C00CAC" w:rsidR="00C00CAC" w:rsidP="00C00CAC" w:rsidRDefault="00C00CAC" w14:paraId="0B9954E6"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N-Channel MOSFET 60V 30A</w:t>
      </w:r>
    </w:p>
    <w:p w:rsidRPr="00C00CAC" w:rsidR="00C00CAC" w:rsidP="00C00CAC" w:rsidRDefault="28DD78B9" w14:paraId="145AAD16" w14:textId="6E512B9D">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$1.46 x                                                                                                Qty: 1</w:t>
      </w:r>
    </w:p>
    <w:p w:rsidRPr="00C00CAC" w:rsidR="00C00CAC" w:rsidP="00C00CAC" w:rsidRDefault="00C00CAC" w14:paraId="75AEDAF0"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lastRenderedPageBreak/>
        <w:t>10K Ohm Resistor</w:t>
      </w:r>
    </w:p>
    <w:p w:rsidRPr="00C00CAC" w:rsidR="00C00CAC" w:rsidP="00C00CAC" w:rsidRDefault="28DD78B9" w14:paraId="501220FF" w14:textId="0ADB8194">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$0.1 x                                                                                                  Qty: 1</w:t>
      </w:r>
    </w:p>
    <w:p w:rsidRPr="00C00CAC" w:rsidR="00C00CAC" w:rsidP="00C00CAC" w:rsidRDefault="00C00CAC" w14:paraId="6288C18F"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Female DC Power adapter - 2.1mm jack to screw terminal block</w:t>
      </w:r>
    </w:p>
    <w:p w:rsidRPr="00C00CAC" w:rsidR="00C00CAC" w:rsidP="00C00CAC" w:rsidRDefault="28DD78B9" w14:paraId="33766C82" w14:textId="6DE749FD">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$2.00 x                                                                                                Qty: 1</w:t>
      </w:r>
    </w:p>
    <w:p w:rsidRPr="00C00CAC" w:rsidR="00C00CAC" w:rsidP="00C00CAC" w:rsidRDefault="00C00CAC" w14:paraId="612D7DBB"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USB micro-B Cable - 6 Foot</w:t>
      </w:r>
    </w:p>
    <w:p w:rsidRPr="00C00CAC" w:rsidR="00C00CAC" w:rsidP="00C00CAC" w:rsidRDefault="28DD78B9" w14:paraId="293D6C37" w14:textId="617D466E">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$2.98 x                                                                                                Qty: 1</w:t>
      </w:r>
    </w:p>
    <w:p w:rsidRPr="00C00CAC" w:rsidR="00C00CAC" w:rsidP="00C00CAC" w:rsidRDefault="00C00CAC" w14:paraId="346D486E"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Voltage Regulator 5v</w:t>
      </w:r>
    </w:p>
    <w:p w:rsidRPr="00C00CAC" w:rsidR="00C00CAC" w:rsidP="00C00CAC" w:rsidRDefault="28DD78B9" w14:paraId="5F80849E" w14:textId="3FD4771B">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$0.5 x                                                                                                  Qty: 1</w:t>
      </w:r>
    </w:p>
    <w:p w:rsidRPr="00C00CAC" w:rsidR="00C00CAC" w:rsidP="00C00CAC" w:rsidRDefault="00C00CAC" w14:paraId="606C8760"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Capacitor Ceramic 100nF</w:t>
      </w:r>
    </w:p>
    <w:p w:rsidRPr="00C00CAC" w:rsidR="00C00CAC" w:rsidP="00C00CAC" w:rsidRDefault="28DD78B9" w14:paraId="3E924FE2" w14:textId="6F1BF34D">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$0.64 x                                                                                                Qty: 1</w:t>
      </w:r>
    </w:p>
    <w:p w:rsidRPr="00C00CAC" w:rsidR="00C00CAC" w:rsidP="00C00CAC" w:rsidRDefault="00C00CAC" w14:paraId="0E0F5B0F"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Electrolytic Capacitor - 1uF/50V</w:t>
      </w:r>
    </w:p>
    <w:p w:rsidRPr="00C00CAC" w:rsidR="00C00CAC" w:rsidP="00C00CAC" w:rsidRDefault="28DD78B9" w14:paraId="7E250CA3" w14:textId="1B543E89">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$0.28 x                                                                                                Qty: 1</w:t>
      </w:r>
    </w:p>
    <w:p w:rsidRPr="00C00CAC" w:rsidR="00C00CAC" w:rsidP="00C00CAC" w:rsidRDefault="00C00CAC" w14:paraId="6E62C046" w14:textId="77777777">
      <w:pPr>
        <w:spacing w:after="0" w:line="240" w:lineRule="auto"/>
        <w:rPr>
          <w:rFonts w:ascii="Times New Roman" w:hAnsi="Times New Roman" w:eastAsia="Times New Roman" w:cs="Times New Roman"/>
          <w:sz w:val="24"/>
          <w:szCs w:val="24"/>
        </w:rPr>
      </w:pPr>
      <w:proofErr w:type="spellStart"/>
      <w:r w:rsidRPr="00C00CAC">
        <w:rPr>
          <w:rFonts w:ascii="Times New Roman" w:hAnsi="Times New Roman" w:eastAsia="Times New Roman" w:cs="Times New Roman"/>
          <w:sz w:val="24"/>
          <w:szCs w:val="24"/>
        </w:rPr>
        <w:t>BreadBoard</w:t>
      </w:r>
      <w:proofErr w:type="spellEnd"/>
    </w:p>
    <w:p w:rsidRPr="00C00CAC" w:rsidR="00C00CAC" w:rsidP="00C00CAC" w:rsidRDefault="28DD78B9" w14:paraId="5D772F65" w14:textId="0185D83F">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$8.25 x                                                                                                Qty: 2</w:t>
      </w:r>
    </w:p>
    <w:p w:rsidRPr="00C00CAC" w:rsidR="00C00CAC" w:rsidP="00C00CAC" w:rsidRDefault="00C00CAC" w14:paraId="40621A2C" w14:textId="77777777">
      <w:pPr>
        <w:spacing w:after="0" w:line="240" w:lineRule="auto"/>
        <w:rPr>
          <w:rFonts w:ascii="Times New Roman" w:hAnsi="Times New Roman" w:eastAsia="Times New Roman" w:cs="Times New Roman"/>
          <w:sz w:val="24"/>
          <w:szCs w:val="24"/>
        </w:rPr>
      </w:pPr>
      <w:proofErr w:type="spellStart"/>
      <w:r w:rsidRPr="00C00CAC">
        <w:rPr>
          <w:rFonts w:ascii="Times New Roman" w:hAnsi="Times New Roman" w:eastAsia="Times New Roman" w:cs="Times New Roman"/>
          <w:sz w:val="24"/>
          <w:szCs w:val="24"/>
        </w:rPr>
        <w:t>HeatSink</w:t>
      </w:r>
      <w:proofErr w:type="spellEnd"/>
      <w:r w:rsidRPr="00C00CAC">
        <w:rPr>
          <w:rFonts w:ascii="Times New Roman" w:hAnsi="Times New Roman" w:eastAsia="Times New Roman" w:cs="Times New Roman"/>
          <w:sz w:val="24"/>
          <w:szCs w:val="24"/>
        </w:rPr>
        <w:t xml:space="preserve"> TO-220</w:t>
      </w:r>
    </w:p>
    <w:p w:rsidRPr="00C00CAC" w:rsidR="00C00CAC" w:rsidP="00C00CAC" w:rsidRDefault="28DD78B9" w14:paraId="0E92D3B8" w14:textId="78217C69">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$0.41 x                                                                                                Qty: 1</w:t>
      </w:r>
    </w:p>
    <w:p w:rsidRPr="00C00CAC" w:rsidR="00C00CAC" w:rsidP="00C00CAC" w:rsidRDefault="00C00CAC" w14:paraId="31D0E321"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Jumper Wires Pack - M/M</w:t>
      </w:r>
    </w:p>
    <w:p w:rsidRPr="00C00CAC" w:rsidR="00C00CAC" w:rsidP="00C00CAC" w:rsidRDefault="28DD78B9" w14:paraId="35A6460D" w14:textId="41228D51">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$1.95 x                                                                                                Qty: 3</w:t>
      </w:r>
    </w:p>
    <w:p w:rsidRPr="00C00CAC" w:rsidR="00C00CAC" w:rsidP="00C00CAC" w:rsidRDefault="00C00CAC" w14:paraId="46DA2B20" w14:textId="77777777">
      <w:pPr>
        <w:spacing w:after="0" w:line="240" w:lineRule="auto"/>
        <w:rPr>
          <w:rFonts w:ascii="Times New Roman" w:hAnsi="Times New Roman" w:eastAsia="Times New Roman" w:cs="Times New Roman"/>
          <w:sz w:val="24"/>
          <w:szCs w:val="24"/>
        </w:rPr>
      </w:pPr>
      <w:r w:rsidRPr="00C00CAC">
        <w:rPr>
          <w:rFonts w:ascii="Times New Roman" w:hAnsi="Times New Roman" w:eastAsia="Times New Roman" w:cs="Times New Roman"/>
          <w:sz w:val="24"/>
          <w:szCs w:val="24"/>
        </w:rPr>
        <w:t>Jumper Wires Pack - M/F</w:t>
      </w:r>
    </w:p>
    <w:p w:rsidRPr="00C00CAC" w:rsidR="00C00CAC" w:rsidP="00C00CAC" w:rsidRDefault="28DD78B9" w14:paraId="3AB552A0" w14:textId="5DBE51D8">
      <w:pPr>
        <w:spacing w:after="0" w:line="240" w:lineRule="auto"/>
        <w:rPr>
          <w:rFonts w:ascii="Times New Roman" w:hAnsi="Times New Roman" w:eastAsia="Times New Roman" w:cs="Times New Roman"/>
          <w:sz w:val="24"/>
          <w:szCs w:val="24"/>
        </w:rPr>
      </w:pPr>
      <w:r w:rsidRPr="28DD78B9">
        <w:rPr>
          <w:rFonts w:ascii="Times New Roman" w:hAnsi="Times New Roman" w:eastAsia="Times New Roman" w:cs="Times New Roman"/>
          <w:sz w:val="24"/>
          <w:szCs w:val="24"/>
        </w:rPr>
        <w:t>$1.95 x                                                                                                Qty: 1</w:t>
      </w:r>
    </w:p>
    <w:p w:rsidR="00E70FA7" w:rsidP="00E70FA7" w:rsidRDefault="00E70FA7" w14:paraId="3026C2B8" w14:textId="2389EE04">
      <w:pPr>
        <w:pStyle w:val="ListParagraph"/>
        <w:jc w:val="both"/>
        <w:rPr>
          <w:rFonts w:ascii="Times New Roman" w:hAnsi="Times New Roman" w:cs="Times New Roman"/>
          <w:sz w:val="24"/>
          <w:szCs w:val="24"/>
        </w:rPr>
      </w:pPr>
    </w:p>
    <w:p w:rsidR="00E87300" w:rsidP="28DD78B9" w:rsidRDefault="00E87300" w14:paraId="64867BD0" w14:textId="4D282DF7">
      <w:pPr>
        <w:jc w:val="both"/>
        <w:rPr>
          <w:rFonts w:ascii="Times New Roman" w:hAnsi="Times New Roman" w:cs="Times New Roman"/>
          <w:sz w:val="24"/>
          <w:szCs w:val="24"/>
        </w:rPr>
        <w:sectPr w:rsidR="00E87300" w:rsidSect="008706AA">
          <w:type w:val="continuous"/>
          <w:pgSz w:w="12240" w:h="15840" w:orient="portrait"/>
          <w:pgMar w:top="1440" w:right="1440" w:bottom="1440" w:left="1440" w:header="720" w:footer="720" w:gutter="0"/>
          <w:cols w:space="720"/>
          <w:docGrid w:linePitch="360"/>
        </w:sectPr>
      </w:pPr>
    </w:p>
    <w:p w:rsidRPr="00354B4C" w:rsidR="00E70FA7" w:rsidP="008D0040" w:rsidRDefault="0DF9428C" w14:paraId="2810AF80" w14:textId="1B569B09">
      <w:pPr>
        <w:pStyle w:val="ListParagraph"/>
        <w:numPr>
          <w:ilvl w:val="0"/>
          <w:numId w:val="4"/>
        </w:numPr>
        <w:jc w:val="both"/>
        <w:rPr>
          <w:rFonts w:ascii="Times New Roman" w:hAnsi="Times New Roman" w:cs="Times New Roman"/>
          <w:b/>
          <w:bCs/>
          <w:sz w:val="24"/>
          <w:szCs w:val="24"/>
        </w:rPr>
      </w:pPr>
      <w:r w:rsidRPr="0DF9428C">
        <w:rPr>
          <w:rFonts w:ascii="Times New Roman" w:hAnsi="Times New Roman" w:cs="Times New Roman"/>
          <w:b/>
          <w:bCs/>
          <w:sz w:val="24"/>
          <w:szCs w:val="24"/>
        </w:rPr>
        <w:t>Advantages</w:t>
      </w:r>
    </w:p>
    <w:p w:rsidR="00354B4C" w:rsidP="0DF9428C" w:rsidRDefault="0DF9428C" w14:paraId="71ADA13A" w14:textId="1CCA1D65">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The IOT based Unmanned Surface Vehicle (USV) can be used to do surveillance purpose, rescue purpose with very easily through a smartphone app with trivial amount of life risk.</w:t>
      </w:r>
    </w:p>
    <w:p w:rsidR="00354B4C" w:rsidP="0DF9428C" w:rsidRDefault="0DF9428C" w14:paraId="1F93544D" w14:textId="4BD83DEB">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The solar panel used here also help us make this vehicle run on green energy to some extent. The cost of battery or need for long-lasting battery are redundant and it’s been made to be more eco-friendly.</w:t>
      </w:r>
    </w:p>
    <w:p w:rsidR="00354B4C" w:rsidP="0DF9428C" w:rsidRDefault="0DF9428C" w14:paraId="3B112AAF" w14:textId="3E0B8B0E">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A night vision camera or video image processor can be mounted on top of this vehicle making it efficient for rescue purpose or surveillance during night time.</w:t>
      </w:r>
    </w:p>
    <w:p w:rsidR="00354B4C" w:rsidP="0DF9428C" w:rsidRDefault="0DF9428C" w14:paraId="78D6F153" w14:textId="0D236C8D">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It can be used for seaweed farming. Using USV helps in reducing the operation cost to a great extent.</w:t>
      </w:r>
    </w:p>
    <w:p w:rsidR="00354B4C" w:rsidP="0DF9428C" w:rsidRDefault="0DF9428C" w14:paraId="33A27086" w14:textId="78CFA17B">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 xml:space="preserve">Being equipped with PIR sensors which will help us in warning about </w:t>
      </w:r>
      <w:r w:rsidRPr="0DF9428C">
        <w:rPr>
          <w:rFonts w:ascii="Times New Roman" w:hAnsi="Times New Roman" w:eastAsia="Times New Roman" w:cs="Times New Roman"/>
          <w:color w:val="000000" w:themeColor="text1"/>
          <w:sz w:val="24"/>
          <w:szCs w:val="24"/>
        </w:rPr>
        <w:t xml:space="preserve">unauthorized movement if any. Thus, can be used for surveillance in places that are hard to keep an eye on like a maritime border. </w:t>
      </w:r>
    </w:p>
    <w:p w:rsidR="00354B4C" w:rsidP="0DF9428C" w:rsidRDefault="0DF9428C" w14:paraId="1E371710" w14:textId="341BF2F4">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The system can send us weather data which can help us know about the weather in parts where it’s stationed. For example, if the boat is stationed at a far of location in sea and provide us with information about any kind of storm then fishermen can be warned before-hand. Many lives will be saved.</w:t>
      </w:r>
    </w:p>
    <w:p w:rsidR="00354B4C" w:rsidP="0DF9428C" w:rsidRDefault="0DF9428C" w14:paraId="62587C90" w14:textId="52599944">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 xml:space="preserve">As discussed earlier, this system being entirely IOT based, any function that we want to perform can be done without any human-machine interaction. Everything will be done through a smartphone, with a single tap. Thus, it’s risk free and the amount of work needed is very trivial. </w:t>
      </w:r>
    </w:p>
    <w:p w:rsidR="00354B4C" w:rsidP="0DF9428C" w:rsidRDefault="0DF9428C" w14:paraId="2E7AE9BC" w14:textId="6CB3A85E">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 xml:space="preserve">If used in defense purpose, the data protection and privacy issues can also </w:t>
      </w:r>
      <w:r w:rsidRPr="0DF9428C">
        <w:rPr>
          <w:rFonts w:ascii="Times New Roman" w:hAnsi="Times New Roman" w:eastAsia="Times New Roman" w:cs="Times New Roman"/>
          <w:color w:val="000000" w:themeColor="text1"/>
          <w:sz w:val="24"/>
          <w:szCs w:val="24"/>
        </w:rPr>
        <w:lastRenderedPageBreak/>
        <w:t>be dealt with. The data stored in the cloud can be manipulated, made copy of, encrypted and backed up as per our need.</w:t>
      </w:r>
    </w:p>
    <w:p w:rsidR="00354B4C" w:rsidP="0DF9428C" w:rsidRDefault="0DF9428C" w14:paraId="54F9305B" w14:textId="1E1817EA">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Does not require additional structural and can be used efficiently.</w:t>
      </w:r>
    </w:p>
    <w:p w:rsidR="00354B4C" w:rsidP="0DF9428C" w:rsidRDefault="0DF9428C" w14:paraId="21971CA6" w14:textId="74CB902A">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It is very easy to implement</w:t>
      </w:r>
    </w:p>
    <w:p w:rsidR="00354B4C" w:rsidP="0DF9428C" w:rsidRDefault="0DF9428C" w14:paraId="755CF100" w14:textId="1264C537">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All parts are readily available.</w:t>
      </w:r>
    </w:p>
    <w:p w:rsidR="00354B4C" w:rsidP="0DF9428C" w:rsidRDefault="0DF9428C" w14:paraId="08E2D5BB" w14:textId="6D652DCA">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High Accuracy and responsiveness.</w:t>
      </w:r>
    </w:p>
    <w:p w:rsidR="00354B4C" w:rsidP="0DF9428C" w:rsidRDefault="0DF9428C" w14:paraId="2C3016E3" w14:textId="6DCB63CF">
      <w:pPr>
        <w:pStyle w:val="ListParagraph"/>
        <w:numPr>
          <w:ilvl w:val="0"/>
          <w:numId w:val="1"/>
        </w:numPr>
        <w:jc w:val="both"/>
        <w:rPr>
          <w:rFonts w:eastAsiaTheme="minorEastAsia"/>
          <w:color w:val="000000" w:themeColor="text1"/>
          <w:sz w:val="24"/>
          <w:szCs w:val="24"/>
        </w:rPr>
      </w:pPr>
      <w:r w:rsidRPr="0DF9428C">
        <w:rPr>
          <w:rFonts w:ascii="Times New Roman" w:hAnsi="Times New Roman" w:eastAsia="Times New Roman" w:cs="Times New Roman"/>
          <w:color w:val="000000" w:themeColor="text1"/>
          <w:sz w:val="24"/>
          <w:szCs w:val="24"/>
        </w:rPr>
        <w:t>Dependable and long life.</w:t>
      </w:r>
    </w:p>
    <w:p w:rsidR="00354B4C" w:rsidP="0DF9428C" w:rsidRDefault="00354B4C" w14:paraId="2F7CC084" w14:textId="7B51155B">
      <w:pPr>
        <w:ind w:left="720"/>
        <w:jc w:val="both"/>
        <w:rPr>
          <w:rFonts w:ascii="Times New Roman" w:hAnsi="Times New Roman" w:eastAsia="Times New Roman" w:cs="Times New Roman"/>
          <w:color w:val="000000" w:themeColor="text1"/>
          <w:sz w:val="24"/>
          <w:szCs w:val="24"/>
        </w:rPr>
      </w:pPr>
    </w:p>
    <w:p w:rsidR="00354B4C" w:rsidP="00354B4C" w:rsidRDefault="00354B4C" w14:paraId="45530069" w14:textId="66C34E42">
      <w:pPr>
        <w:pStyle w:val="ListParagraph"/>
        <w:jc w:val="both"/>
        <w:rPr>
          <w:rFonts w:ascii="Times New Roman" w:hAnsi="Times New Roman" w:cs="Times New Roman"/>
          <w:sz w:val="24"/>
          <w:szCs w:val="24"/>
        </w:rPr>
      </w:pPr>
    </w:p>
    <w:p w:rsidRPr="00E87300" w:rsidR="00E87300" w:rsidP="00E87300" w:rsidRDefault="00E87300" w14:paraId="3ABA044D" w14:textId="77777777">
      <w:pPr>
        <w:pStyle w:val="ListParagraph"/>
        <w:jc w:val="both"/>
        <w:rPr>
          <w:rFonts w:ascii="Times New Roman" w:hAnsi="Times New Roman" w:cs="Times New Roman"/>
          <w:sz w:val="24"/>
          <w:szCs w:val="24"/>
        </w:rPr>
      </w:pPr>
    </w:p>
    <w:p w:rsidR="00354B4C" w:rsidP="00354B4C" w:rsidRDefault="00354B4C" w14:paraId="511F4336" w14:textId="77777777">
      <w:pPr>
        <w:pStyle w:val="ListParagraph"/>
        <w:jc w:val="both"/>
        <w:rPr>
          <w:rFonts w:ascii="Times New Roman" w:hAnsi="Times New Roman" w:cs="Times New Roman"/>
          <w:sz w:val="24"/>
          <w:szCs w:val="24"/>
        </w:rPr>
      </w:pPr>
    </w:p>
    <w:p w:rsidR="00E70FA7" w:rsidP="28DD78B9" w:rsidRDefault="28DD78B9" w14:paraId="47B32D93" w14:textId="5674D6EC">
      <w:pPr>
        <w:pStyle w:val="ListParagraph"/>
        <w:numPr>
          <w:ilvl w:val="0"/>
          <w:numId w:val="4"/>
        </w:numPr>
        <w:jc w:val="both"/>
        <w:rPr>
          <w:rFonts w:ascii="Times New Roman" w:hAnsi="Times New Roman" w:cs="Times New Roman"/>
          <w:b/>
          <w:bCs/>
          <w:sz w:val="24"/>
          <w:szCs w:val="24"/>
        </w:rPr>
      </w:pPr>
      <w:r w:rsidRPr="28DD78B9">
        <w:rPr>
          <w:rFonts w:ascii="Times New Roman" w:hAnsi="Times New Roman" w:cs="Times New Roman"/>
          <w:b/>
          <w:bCs/>
          <w:sz w:val="24"/>
          <w:szCs w:val="24"/>
        </w:rPr>
        <w:t>Application</w:t>
      </w:r>
    </w:p>
    <w:p w:rsidR="00550B83" w:rsidP="00550B83" w:rsidRDefault="00550B83" w14:paraId="5B660DD9" w14:textId="752E302B">
      <w:pPr>
        <w:pStyle w:val="ListParagraph"/>
        <w:ind w:left="360"/>
        <w:jc w:val="both"/>
        <w:rPr>
          <w:rFonts w:ascii="Times New Roman" w:hAnsi="Times New Roman" w:cs="Times New Roman"/>
          <w:sz w:val="24"/>
          <w:szCs w:val="24"/>
        </w:rPr>
      </w:pPr>
    </w:p>
    <w:p w:rsidR="00F678BE" w:rsidP="00F678BE" w:rsidRDefault="00547B44" w14:paraId="0BE9EB2A" w14:textId="2A41398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defense</w:t>
      </w:r>
    </w:p>
    <w:p w:rsidR="00F678BE" w:rsidP="00F678BE" w:rsidRDefault="00547B44" w14:paraId="49152DAD" w14:textId="1F015201">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search and rescue</w:t>
      </w:r>
      <w:r w:rsidR="00F678BE">
        <w:rPr>
          <w:rFonts w:ascii="Times New Roman" w:hAnsi="Times New Roman" w:cs="Times New Roman"/>
          <w:sz w:val="24"/>
          <w:szCs w:val="24"/>
        </w:rPr>
        <w:t>.</w:t>
      </w:r>
    </w:p>
    <w:p w:rsidR="00F678BE" w:rsidP="00F678BE" w:rsidRDefault="00547B44" w14:paraId="1E1B637C" w14:textId="22841897">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Scientific research</w:t>
      </w:r>
    </w:p>
    <w:p w:rsidR="00550B83" w:rsidP="00550B83" w:rsidRDefault="00550B83" w14:paraId="5E4849C1" w14:textId="77777777">
      <w:pPr>
        <w:pStyle w:val="ListParagraph"/>
        <w:ind w:left="360"/>
        <w:jc w:val="both"/>
        <w:rPr>
          <w:rFonts w:ascii="Times New Roman" w:hAnsi="Times New Roman" w:cs="Times New Roman"/>
          <w:sz w:val="24"/>
          <w:szCs w:val="24"/>
        </w:rPr>
      </w:pPr>
    </w:p>
    <w:p w:rsidRPr="00E0391C" w:rsidR="00E70FA7" w:rsidP="008D0040" w:rsidRDefault="28DD78B9" w14:paraId="1E89BD56" w14:textId="358C7363">
      <w:pPr>
        <w:pStyle w:val="ListParagraph"/>
        <w:numPr>
          <w:ilvl w:val="0"/>
          <w:numId w:val="4"/>
        </w:numPr>
        <w:jc w:val="both"/>
        <w:rPr>
          <w:rFonts w:ascii="Times New Roman" w:hAnsi="Times New Roman" w:cs="Times New Roman"/>
          <w:b/>
          <w:bCs/>
          <w:sz w:val="24"/>
          <w:szCs w:val="24"/>
        </w:rPr>
      </w:pPr>
      <w:r w:rsidRPr="28DD78B9">
        <w:rPr>
          <w:rFonts w:ascii="Times New Roman" w:hAnsi="Times New Roman" w:cs="Times New Roman"/>
          <w:b/>
          <w:bCs/>
          <w:sz w:val="24"/>
          <w:szCs w:val="24"/>
        </w:rPr>
        <w:t>Conclusion</w:t>
      </w:r>
    </w:p>
    <w:p w:rsidR="00F678BE" w:rsidP="00F678BE" w:rsidRDefault="00F678BE" w14:paraId="17795E09" w14:textId="77777777">
      <w:pPr>
        <w:pStyle w:val="ListParagraph"/>
        <w:ind w:left="0"/>
        <w:jc w:val="both"/>
        <w:rPr>
          <w:rFonts w:ascii="Times New Roman" w:hAnsi="Times New Roman" w:cs="Times New Roman"/>
          <w:sz w:val="24"/>
          <w:szCs w:val="24"/>
        </w:rPr>
      </w:pPr>
    </w:p>
    <w:p w:rsidR="00F678BE" w:rsidP="3C1C1D5D" w:rsidRDefault="3C1C1D5D" w14:paraId="5F132E32" w14:textId="69723460">
      <w:pPr>
        <w:jc w:val="both"/>
        <w:rPr>
          <w:rFonts w:ascii="Times New Roman" w:hAnsi="Times New Roman" w:cs="Times New Roman"/>
          <w:sz w:val="24"/>
          <w:szCs w:val="24"/>
        </w:rPr>
      </w:pPr>
      <w:r w:rsidRPr="3C1C1D5D">
        <w:rPr>
          <w:rFonts w:ascii="Times New Roman" w:hAnsi="Times New Roman" w:cs="Times New Roman"/>
          <w:sz w:val="24"/>
          <w:szCs w:val="24"/>
        </w:rPr>
        <w:t xml:space="preserve">This paper represents the progress on the design and development of Multi-Purpose Unmanned Surface Vehicles for Surveillance and Rescue Operations system using the concept of Internet of things. The experimental setup has been calibrated and the performance of the system has verified. The developed system checks the security on the coast. These data will be finally stored in a cloud for future analysis in the final prototype. Along with the security the vehicle can also rescue any people. The main objective is we will be aware of the </w:t>
      </w:r>
      <w:proofErr w:type="spellStart"/>
      <w:proofErr w:type="gramStart"/>
      <w:r w:rsidRPr="3C1C1D5D">
        <w:rPr>
          <w:rFonts w:ascii="Times New Roman" w:hAnsi="Times New Roman" w:cs="Times New Roman"/>
          <w:sz w:val="24"/>
          <w:szCs w:val="24"/>
        </w:rPr>
        <w:t>defense,search</w:t>
      </w:r>
      <w:proofErr w:type="spellEnd"/>
      <w:proofErr w:type="gramEnd"/>
      <w:r w:rsidRPr="3C1C1D5D">
        <w:rPr>
          <w:rFonts w:ascii="Times New Roman" w:hAnsi="Times New Roman" w:cs="Times New Roman"/>
          <w:sz w:val="24"/>
          <w:szCs w:val="24"/>
        </w:rPr>
        <w:t xml:space="preserve"> and rescue from the vehicles. Hence a solution for maritime accidents. As of now the circuit is developed and simulated on </w:t>
      </w:r>
      <w:proofErr w:type="spellStart"/>
      <w:r w:rsidRPr="3C1C1D5D">
        <w:rPr>
          <w:rFonts w:ascii="Times New Roman" w:hAnsi="Times New Roman" w:cs="Times New Roman"/>
          <w:sz w:val="24"/>
          <w:szCs w:val="24"/>
        </w:rPr>
        <w:t>TinkerCAD</w:t>
      </w:r>
      <w:proofErr w:type="spellEnd"/>
      <w:r w:rsidRPr="3C1C1D5D">
        <w:rPr>
          <w:rFonts w:ascii="Times New Roman" w:hAnsi="Times New Roman" w:cs="Times New Roman"/>
          <w:sz w:val="24"/>
          <w:szCs w:val="24"/>
        </w:rPr>
        <w:t xml:space="preserve"> online simulation website.</w:t>
      </w:r>
    </w:p>
    <w:p w:rsidR="00F678BE" w:rsidP="00F678BE" w:rsidRDefault="00F678BE" w14:paraId="278FC48F" w14:textId="4FE2D911">
      <w:pPr>
        <w:pStyle w:val="ListParagraph"/>
        <w:ind w:left="360"/>
        <w:jc w:val="both"/>
        <w:rPr>
          <w:rFonts w:ascii="Times New Roman" w:hAnsi="Times New Roman" w:cs="Times New Roman"/>
          <w:sz w:val="24"/>
          <w:szCs w:val="24"/>
        </w:rPr>
      </w:pPr>
    </w:p>
    <w:p w:rsidR="00547B44" w:rsidP="00F678BE" w:rsidRDefault="00547B44" w14:paraId="4CAE2F7A" w14:textId="51602E0A">
      <w:pPr>
        <w:pStyle w:val="ListParagraph"/>
        <w:ind w:left="360"/>
        <w:jc w:val="both"/>
        <w:rPr>
          <w:rFonts w:ascii="Times New Roman" w:hAnsi="Times New Roman" w:cs="Times New Roman"/>
          <w:sz w:val="24"/>
          <w:szCs w:val="24"/>
        </w:rPr>
      </w:pPr>
    </w:p>
    <w:p w:rsidR="00547B44" w:rsidP="00F678BE" w:rsidRDefault="00547B44" w14:paraId="71D323DA" w14:textId="4C134374">
      <w:pPr>
        <w:pStyle w:val="ListParagraph"/>
        <w:ind w:left="360"/>
        <w:jc w:val="both"/>
        <w:rPr>
          <w:rFonts w:ascii="Times New Roman" w:hAnsi="Times New Roman" w:cs="Times New Roman"/>
          <w:sz w:val="24"/>
          <w:szCs w:val="24"/>
        </w:rPr>
      </w:pPr>
    </w:p>
    <w:p w:rsidR="00547B44" w:rsidP="00F678BE" w:rsidRDefault="00547B44" w14:paraId="1A0F8A4A" w14:textId="613907DB">
      <w:pPr>
        <w:pStyle w:val="ListParagraph"/>
        <w:ind w:left="360"/>
        <w:jc w:val="both"/>
        <w:rPr>
          <w:rFonts w:ascii="Times New Roman" w:hAnsi="Times New Roman" w:cs="Times New Roman"/>
          <w:sz w:val="24"/>
          <w:szCs w:val="24"/>
        </w:rPr>
      </w:pPr>
    </w:p>
    <w:p w:rsidR="00547B44" w:rsidP="00F678BE" w:rsidRDefault="00547B44" w14:paraId="63EF47A1" w14:textId="6D9BDAFB">
      <w:pPr>
        <w:pStyle w:val="ListParagraph"/>
        <w:ind w:left="360"/>
        <w:jc w:val="both"/>
        <w:rPr>
          <w:rFonts w:ascii="Times New Roman" w:hAnsi="Times New Roman" w:cs="Times New Roman"/>
          <w:sz w:val="24"/>
          <w:szCs w:val="24"/>
        </w:rPr>
      </w:pPr>
    </w:p>
    <w:p w:rsidR="00547B44" w:rsidP="00F678BE" w:rsidRDefault="00547B44" w14:paraId="0F2CB3D1" w14:textId="40FB0A4E">
      <w:pPr>
        <w:pStyle w:val="ListParagraph"/>
        <w:ind w:left="360"/>
        <w:jc w:val="both"/>
        <w:rPr>
          <w:rFonts w:ascii="Times New Roman" w:hAnsi="Times New Roman" w:cs="Times New Roman"/>
          <w:sz w:val="24"/>
          <w:szCs w:val="24"/>
        </w:rPr>
      </w:pPr>
    </w:p>
    <w:p w:rsidR="00547B44" w:rsidP="00F678BE" w:rsidRDefault="00547B44" w14:paraId="79C720B5" w14:textId="77777777">
      <w:pPr>
        <w:pStyle w:val="ListParagraph"/>
        <w:ind w:left="360"/>
        <w:jc w:val="both"/>
        <w:rPr>
          <w:rFonts w:ascii="Times New Roman" w:hAnsi="Times New Roman" w:cs="Times New Roman"/>
          <w:sz w:val="24"/>
          <w:szCs w:val="24"/>
        </w:rPr>
      </w:pPr>
    </w:p>
    <w:p w:rsidR="00E0391C" w:rsidP="008D0040" w:rsidRDefault="28DD78B9" w14:paraId="2A5C2B2D" w14:textId="5EEB14AF">
      <w:pPr>
        <w:pStyle w:val="ListParagraph"/>
        <w:numPr>
          <w:ilvl w:val="0"/>
          <w:numId w:val="4"/>
        </w:numPr>
        <w:jc w:val="both"/>
        <w:rPr>
          <w:rFonts w:ascii="Times New Roman" w:hAnsi="Times New Roman" w:cs="Times New Roman"/>
          <w:b/>
          <w:bCs/>
          <w:sz w:val="24"/>
          <w:szCs w:val="24"/>
        </w:rPr>
      </w:pPr>
      <w:r w:rsidRPr="28DD78B9">
        <w:rPr>
          <w:rFonts w:ascii="Times New Roman" w:hAnsi="Times New Roman" w:cs="Times New Roman"/>
          <w:b/>
          <w:bCs/>
          <w:sz w:val="24"/>
          <w:szCs w:val="24"/>
        </w:rPr>
        <w:t>Future Scope</w:t>
      </w:r>
    </w:p>
    <w:p w:rsidRPr="00E0391C" w:rsidR="00E0391C" w:rsidP="00E0391C" w:rsidRDefault="00E0391C" w14:paraId="7B8564D2" w14:textId="77777777">
      <w:pPr>
        <w:pStyle w:val="ListParagraph"/>
        <w:jc w:val="both"/>
        <w:rPr>
          <w:rFonts w:ascii="Times New Roman" w:hAnsi="Times New Roman" w:cs="Times New Roman"/>
          <w:b/>
          <w:bCs/>
          <w:sz w:val="24"/>
          <w:szCs w:val="24"/>
        </w:rPr>
      </w:pPr>
    </w:p>
    <w:p w:rsidR="00E0391C" w:rsidP="00E0391C" w:rsidRDefault="00E0391C" w14:paraId="15AD48E6" w14:textId="273A6623">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system can be integrated with GPRS / GSM modules for notifying the higher authorities by Text Messages for Rapid Action.</w:t>
      </w:r>
    </w:p>
    <w:p w:rsidR="00E0391C" w:rsidP="00E0391C" w:rsidRDefault="00E0391C" w14:paraId="066D10E7" w14:textId="212E2CA3">
      <w:pPr>
        <w:pStyle w:val="ListParagraph"/>
        <w:ind w:left="0"/>
        <w:jc w:val="both"/>
        <w:rPr>
          <w:rFonts w:ascii="Times New Roman" w:hAnsi="Times New Roman" w:cs="Times New Roman"/>
          <w:sz w:val="24"/>
          <w:szCs w:val="24"/>
        </w:rPr>
      </w:pPr>
    </w:p>
    <w:p w:rsidR="00E0391C" w:rsidP="00E0391C" w:rsidRDefault="00E0391C" w14:paraId="03731DF8" w14:textId="61CC7FAC">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system can also get a </w:t>
      </w:r>
      <w:r w:rsidR="00C00CAC">
        <w:rPr>
          <w:rFonts w:ascii="Times New Roman" w:hAnsi="Times New Roman" w:cs="Times New Roman"/>
          <w:sz w:val="24"/>
          <w:szCs w:val="24"/>
        </w:rPr>
        <w:t>Wi-Fi</w:t>
      </w:r>
      <w:r>
        <w:rPr>
          <w:rFonts w:ascii="Times New Roman" w:hAnsi="Times New Roman" w:cs="Times New Roman"/>
          <w:sz w:val="24"/>
          <w:szCs w:val="24"/>
        </w:rPr>
        <w:t xml:space="preserve"> module for real time tracking of Offenders. And the co-ordinates can be sent via Text Message to the respective Authorities </w:t>
      </w:r>
      <w:r w:rsidR="00EF339F">
        <w:rPr>
          <w:rFonts w:ascii="Times New Roman" w:hAnsi="Times New Roman" w:cs="Times New Roman"/>
          <w:sz w:val="24"/>
          <w:szCs w:val="24"/>
        </w:rPr>
        <w:t>in charge</w:t>
      </w:r>
      <w:r>
        <w:rPr>
          <w:rFonts w:ascii="Times New Roman" w:hAnsi="Times New Roman" w:cs="Times New Roman"/>
          <w:sz w:val="24"/>
          <w:szCs w:val="24"/>
        </w:rPr>
        <w:t>.</w:t>
      </w:r>
    </w:p>
    <w:p w:rsidR="00E0391C" w:rsidP="00E0391C" w:rsidRDefault="00E0391C" w14:paraId="4A69043E" w14:textId="77777777">
      <w:pPr>
        <w:pStyle w:val="ListParagraph"/>
        <w:ind w:left="0"/>
        <w:jc w:val="both"/>
        <w:rPr>
          <w:rFonts w:ascii="Times New Roman" w:hAnsi="Times New Roman" w:cs="Times New Roman"/>
          <w:sz w:val="24"/>
          <w:szCs w:val="24"/>
        </w:rPr>
      </w:pPr>
    </w:p>
    <w:p w:rsidRPr="00E0391C" w:rsidR="00E70FA7" w:rsidP="008D0040" w:rsidRDefault="28DD78B9" w14:paraId="7A06968A" w14:textId="50B4C411">
      <w:pPr>
        <w:pStyle w:val="ListParagraph"/>
        <w:numPr>
          <w:ilvl w:val="0"/>
          <w:numId w:val="4"/>
        </w:numPr>
        <w:jc w:val="both"/>
        <w:rPr>
          <w:rFonts w:ascii="Times New Roman" w:hAnsi="Times New Roman" w:cs="Times New Roman"/>
          <w:b/>
          <w:bCs/>
          <w:sz w:val="24"/>
          <w:szCs w:val="24"/>
        </w:rPr>
      </w:pPr>
      <w:r w:rsidRPr="28DD78B9">
        <w:rPr>
          <w:rFonts w:ascii="Times New Roman" w:hAnsi="Times New Roman" w:cs="Times New Roman"/>
          <w:b/>
          <w:bCs/>
          <w:sz w:val="24"/>
          <w:szCs w:val="24"/>
        </w:rPr>
        <w:t>References</w:t>
      </w:r>
    </w:p>
    <w:p w:rsidR="00E70FA7" w:rsidP="00E70FA7" w:rsidRDefault="00E70FA7" w14:paraId="41D2ADB9" w14:textId="77777777">
      <w:pPr>
        <w:pStyle w:val="ListParagraph"/>
        <w:jc w:val="both"/>
        <w:rPr>
          <w:rFonts w:ascii="Times New Roman" w:hAnsi="Times New Roman" w:cs="Times New Roman"/>
          <w:sz w:val="24"/>
          <w:szCs w:val="24"/>
        </w:rPr>
      </w:pPr>
    </w:p>
    <w:p w:rsidR="00D527CB" w:rsidP="000B7B59" w:rsidRDefault="00432B1C" w14:paraId="72E4A92E" w14:textId="17763D7D">
      <w:pPr>
        <w:pStyle w:val="ListParagraph"/>
        <w:ind w:left="0"/>
        <w:jc w:val="both"/>
        <w:rPr>
          <w:rFonts w:ascii="Times New Roman" w:hAnsi="Times New Roman" w:cs="Times New Roman"/>
          <w:sz w:val="24"/>
          <w:szCs w:val="24"/>
        </w:rPr>
      </w:pPr>
      <w:r>
        <w:rPr>
          <w:rFonts w:ascii="Times New Roman" w:hAnsi="Times New Roman" w:cs="Times New Roman"/>
          <w:sz w:val="24"/>
          <w:szCs w:val="24"/>
        </w:rPr>
        <w:t>Wikipedia</w:t>
      </w:r>
    </w:p>
    <w:p w:rsidRPr="00432B1C" w:rsidR="00432B1C" w:rsidP="00432B1C" w:rsidRDefault="00432B1C" w14:paraId="279B757F" w14:textId="4567FC0A">
      <w:pPr>
        <w:shd w:val="clear" w:color="auto" w:fill="FFFFFF"/>
        <w:rPr>
          <w:rFonts w:ascii="Arial" w:hAnsi="Arial" w:cs="Arial"/>
          <w:color w:val="1A0DAB"/>
        </w:rPr>
      </w:pPr>
      <w:r>
        <w:rPr>
          <w:rFonts w:ascii="Arial" w:hAnsi="Arial" w:cs="Arial"/>
          <w:color w:val="202124"/>
        </w:rPr>
        <w:fldChar w:fldCharType="begin"/>
      </w:r>
      <w:r>
        <w:rPr>
          <w:rFonts w:ascii="Arial" w:hAnsi="Arial" w:cs="Arial"/>
          <w:color w:val="202124"/>
        </w:rPr>
        <w:instrText xml:space="preserve"> HYPERLINK "https://thedigitalship.com/news/maritime-satellite-communications/item/4721-danes-back-maritime-iot-project" </w:instrText>
      </w:r>
      <w:r>
        <w:rPr>
          <w:rFonts w:ascii="Arial" w:hAnsi="Arial" w:cs="Arial"/>
          <w:color w:val="202124"/>
        </w:rPr>
        <w:fldChar w:fldCharType="separate"/>
      </w:r>
      <w:r>
        <w:rPr>
          <w:rFonts w:ascii="Arial" w:hAnsi="Arial" w:cs="Arial"/>
          <w:color w:val="202124"/>
        </w:rPr>
        <w:t>T</w:t>
      </w:r>
      <w:r>
        <w:rPr>
          <w:rStyle w:val="HTMLCite"/>
          <w:rFonts w:ascii="Arial" w:hAnsi="Arial" w:cs="Arial"/>
          <w:i w:val="0"/>
          <w:iCs w:val="0"/>
          <w:color w:val="202124"/>
          <w:sz w:val="21"/>
          <w:szCs w:val="21"/>
        </w:rPr>
        <w:t>hedigitalship.com</w:t>
      </w:r>
    </w:p>
    <w:p w:rsidRPr="00443745" w:rsidR="007F34C8" w:rsidP="007F34C8" w:rsidRDefault="00432B1C" w14:paraId="071B42BA" w14:textId="624EC0CB">
      <w:pPr>
        <w:shd w:val="clear" w:color="auto" w:fill="FFFFFF"/>
        <w:rPr>
          <w:rFonts w:ascii="Arial" w:hAnsi="Arial" w:cs="Arial"/>
          <w:color w:val="1A0DAB"/>
        </w:rPr>
      </w:pPr>
      <w:r>
        <w:rPr>
          <w:rFonts w:ascii="Arial" w:hAnsi="Arial" w:cs="Arial"/>
          <w:color w:val="202124"/>
        </w:rPr>
        <w:fldChar w:fldCharType="end"/>
      </w:r>
      <w:r w:rsidRPr="00443745" w:rsidR="007F34C8">
        <w:rPr>
          <w:rStyle w:val="HTMLCite"/>
          <w:rFonts w:ascii="Arial" w:hAnsi="Arial" w:cs="Arial"/>
          <w:i w:val="0"/>
          <w:iCs w:val="0"/>
          <w:color w:val="202124"/>
          <w:sz w:val="21"/>
          <w:szCs w:val="21"/>
        </w:rPr>
        <w:fldChar w:fldCharType="begin"/>
      </w:r>
      <w:r w:rsidRPr="00443745" w:rsidR="007F34C8">
        <w:rPr>
          <w:rStyle w:val="HTMLCite"/>
          <w:rFonts w:ascii="Arial" w:hAnsi="Arial" w:cs="Arial"/>
          <w:i w:val="0"/>
          <w:iCs w:val="0"/>
          <w:color w:val="202124"/>
          <w:sz w:val="21"/>
          <w:szCs w:val="21"/>
        </w:rPr>
        <w:instrText xml:space="preserve"> HYPERLINK "http://</w:instrText>
      </w:r>
      <w:r w:rsidRPr="00443745" w:rsidR="007F34C8">
        <w:rPr>
          <w:rStyle w:val="HTMLCite"/>
          <w:rFonts w:ascii="Arial" w:hAnsi="Arial" w:cs="Arial"/>
          <w:i w:val="0"/>
          <w:iCs w:val="0"/>
          <w:color w:val="202124"/>
          <w:sz w:val="21"/>
          <w:szCs w:val="21"/>
        </w:rPr>
        <w:instrText>www.arduino.cc</w:instrText>
      </w:r>
      <w:r w:rsidRPr="00443745" w:rsidR="007F34C8">
        <w:rPr>
          <w:rStyle w:val="dyjrff"/>
          <w:rFonts w:ascii="Arial" w:hAnsi="Arial" w:cs="Arial"/>
          <w:color w:val="5F6368"/>
          <w:sz w:val="21"/>
          <w:szCs w:val="21"/>
        </w:rPr>
        <w:instrText> › reference › board</w:instrText>
      </w:r>
    </w:p>
    <w:p w:rsidRPr="00443745" w:rsidR="007F34C8" w:rsidP="007F34C8" w:rsidRDefault="007F34C8" w14:paraId="3BDB8388" w14:textId="01A22B69">
      <w:pPr>
        <w:shd w:val="clear" w:color="auto" w:fill="FFFFFF"/>
        <w:rPr>
          <w:rStyle w:val="Hyperlink"/>
          <w:rFonts w:ascii="Arial" w:hAnsi="Arial" w:cs="Arial"/>
          <w:u w:val="none"/>
        </w:rPr>
      </w:pPr>
      <w:r w:rsidRPr="00443745">
        <w:rPr>
          <w:rStyle w:val="HTMLCite"/>
          <w:rFonts w:ascii="Arial" w:hAnsi="Arial" w:cs="Arial"/>
          <w:i w:val="0"/>
          <w:iCs w:val="0"/>
          <w:color w:val="202124"/>
          <w:sz w:val="21"/>
          <w:szCs w:val="21"/>
        </w:rPr>
        <w:instrText xml:space="preserve">" </w:instrText>
      </w:r>
      <w:r w:rsidRPr="00443745">
        <w:rPr>
          <w:rStyle w:val="HTMLCite"/>
          <w:rFonts w:ascii="Arial" w:hAnsi="Arial" w:cs="Arial"/>
          <w:i w:val="0"/>
          <w:iCs w:val="0"/>
          <w:color w:val="202124"/>
          <w:sz w:val="21"/>
          <w:szCs w:val="21"/>
        </w:rPr>
        <w:fldChar w:fldCharType="separate"/>
      </w:r>
      <w:r w:rsidRPr="00443745">
        <w:rPr>
          <w:rStyle w:val="Hyperlink"/>
          <w:rFonts w:ascii="Arial" w:hAnsi="Arial" w:cs="Arial"/>
          <w:sz w:val="21"/>
          <w:szCs w:val="21"/>
          <w:u w:val="none"/>
        </w:rPr>
        <w:t>www.arduino.cc </w:t>
      </w:r>
    </w:p>
    <w:p w:rsidRPr="00443745" w:rsidR="007F34C8" w:rsidP="007F34C8" w:rsidRDefault="007F34C8" w14:paraId="7334287E" w14:textId="2E0B606E">
      <w:pPr>
        <w:shd w:val="clear" w:color="auto" w:fill="FFFFFF"/>
        <w:rPr>
          <w:rFonts w:ascii="Arial" w:hAnsi="Arial" w:cs="Arial"/>
          <w:color w:val="202124"/>
          <w:sz w:val="20"/>
          <w:szCs w:val="20"/>
        </w:rPr>
      </w:pPr>
      <w:r w:rsidRPr="00443745">
        <w:rPr>
          <w:rStyle w:val="HTMLCite"/>
          <w:rFonts w:ascii="Arial" w:hAnsi="Arial" w:cs="Arial"/>
          <w:i w:val="0"/>
          <w:iCs w:val="0"/>
          <w:color w:val="202124"/>
          <w:sz w:val="21"/>
          <w:szCs w:val="21"/>
        </w:rPr>
        <w:fldChar w:fldCharType="end"/>
      </w:r>
      <w:r w:rsidRPr="00443745">
        <w:rPr>
          <w:rStyle w:val="HTMLCite"/>
          <w:rFonts w:ascii="Arial" w:hAnsi="Arial" w:cs="Arial"/>
          <w:i w:val="0"/>
          <w:iCs w:val="0"/>
          <w:color w:val="202124"/>
          <w:sz w:val="21"/>
          <w:szCs w:val="21"/>
        </w:rPr>
        <w:t>www.researchgate.net</w:t>
      </w:r>
    </w:p>
    <w:p w:rsidRPr="00432B1C" w:rsidR="00432B1C" w:rsidP="00432B1C" w:rsidRDefault="00432B1C" w14:paraId="59804F4B" w14:textId="330263E8">
      <w:pPr>
        <w:shd w:val="clear" w:color="auto" w:fill="FFFFFF"/>
        <w:rPr>
          <w:rFonts w:ascii="Arial" w:hAnsi="Arial" w:cs="Arial"/>
          <w:color w:val="202124"/>
        </w:rPr>
      </w:pPr>
    </w:p>
    <w:p w:rsidR="00432B1C" w:rsidP="000B7B59" w:rsidRDefault="00432B1C" w14:paraId="2E218FB8" w14:textId="77777777">
      <w:pPr>
        <w:pStyle w:val="ListParagraph"/>
        <w:ind w:left="0"/>
        <w:jc w:val="both"/>
        <w:rPr>
          <w:rFonts w:ascii="Times New Roman" w:hAnsi="Times New Roman" w:cs="Times New Roman"/>
          <w:sz w:val="24"/>
          <w:szCs w:val="24"/>
        </w:rPr>
      </w:pPr>
    </w:p>
    <w:p w:rsidR="00D527CB" w:rsidP="000B7B59" w:rsidRDefault="00D527CB" w14:paraId="7EDA193C" w14:textId="10070969">
      <w:pPr>
        <w:pStyle w:val="ListParagraph"/>
        <w:ind w:left="0"/>
        <w:jc w:val="both"/>
        <w:rPr>
          <w:rFonts w:ascii="Times New Roman" w:hAnsi="Times New Roman" w:cs="Times New Roman"/>
          <w:sz w:val="24"/>
          <w:szCs w:val="24"/>
        </w:rPr>
      </w:pPr>
    </w:p>
    <w:p w:rsidRPr="000B7B59" w:rsidR="00D527CB" w:rsidP="000B7B59" w:rsidRDefault="00D527CB" w14:paraId="7900C94C" w14:textId="77777777">
      <w:pPr>
        <w:pStyle w:val="ListParagraph"/>
        <w:ind w:left="0"/>
        <w:jc w:val="both"/>
        <w:rPr>
          <w:rFonts w:ascii="Times New Roman" w:hAnsi="Times New Roman" w:cs="Times New Roman"/>
          <w:sz w:val="24"/>
          <w:szCs w:val="24"/>
        </w:rPr>
      </w:pPr>
    </w:p>
    <w:sectPr w:rsidRPr="000B7B59" w:rsidR="00D527CB" w:rsidSect="00550B83">
      <w:type w:val="continuous"/>
      <w:pgSz w:w="12240" w:h="15840" w:orient="portrait"/>
      <w:pgMar w:top="1440" w:right="1440" w:bottom="1440" w:left="1440" w:header="720" w:footer="720" w:gutter="0"/>
      <w:cols w:space="720"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D579D" w:rsidP="00753091" w:rsidRDefault="007D579D" w14:paraId="4FBAAFAB" w14:textId="77777777">
      <w:pPr>
        <w:spacing w:after="0" w:line="240" w:lineRule="auto"/>
      </w:pPr>
      <w:r>
        <w:separator/>
      </w:r>
    </w:p>
  </w:endnote>
  <w:endnote w:type="continuationSeparator" w:id="0">
    <w:p w:rsidR="007D579D" w:rsidP="00753091" w:rsidRDefault="007D579D" w14:paraId="2CC5611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D579D" w:rsidP="00753091" w:rsidRDefault="007D579D" w14:paraId="7A89C914" w14:textId="77777777">
      <w:pPr>
        <w:spacing w:after="0" w:line="240" w:lineRule="auto"/>
      </w:pPr>
      <w:r>
        <w:separator/>
      </w:r>
    </w:p>
  </w:footnote>
  <w:footnote w:type="continuationSeparator" w:id="0">
    <w:p w:rsidR="007D579D" w:rsidP="00753091" w:rsidRDefault="007D579D" w14:paraId="35AFC91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61B59" w:rsidP="00451C50" w:rsidRDefault="00A61B59" w14:paraId="39F26394" w14:textId="1B7699B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0730651"/>
      <w:docPartObj>
        <w:docPartGallery w:val="Page Numbers (Top of Page)"/>
        <w:docPartUnique/>
      </w:docPartObj>
    </w:sdtPr>
    <w:sdtEndPr>
      <w:rPr>
        <w:noProof/>
      </w:rPr>
    </w:sdtEndPr>
    <w:sdtContent>
      <w:p w:rsidR="00A61B59" w:rsidRDefault="00A61B59" w14:paraId="522ACB57" w14:textId="5C3C9A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A61B59" w:rsidP="00451C50" w:rsidRDefault="00A61B59" w14:paraId="74796AB2" w14:textId="0F5B4C5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3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4961BEE"/>
    <w:multiLevelType w:val="multilevel"/>
    <w:tmpl w:val="7E4EEA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60A56FB"/>
    <w:multiLevelType w:val="multilevel"/>
    <w:tmpl w:val="352A02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61627DD"/>
    <w:multiLevelType w:val="hybridMultilevel"/>
    <w:tmpl w:val="1DC8F92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0B0D21C8"/>
    <w:multiLevelType w:val="multilevel"/>
    <w:tmpl w:val="0C185F5C"/>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bCs/>
      </w:rPr>
    </w:lvl>
    <w:lvl w:ilvl="2">
      <w:start w:val="1"/>
      <w:numFmt w:val="decimal"/>
      <w:isLgl/>
      <w:lvlText w:val="%1.%2.%3"/>
      <w:lvlJc w:val="left"/>
      <w:pPr>
        <w:ind w:left="15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635252"/>
    <w:multiLevelType w:val="multilevel"/>
    <w:tmpl w:val="AFB674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6184EF1"/>
    <w:multiLevelType w:val="multilevel"/>
    <w:tmpl w:val="0C185F5C"/>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bCs/>
      </w:rPr>
    </w:lvl>
    <w:lvl w:ilvl="2">
      <w:start w:val="1"/>
      <w:numFmt w:val="decimal"/>
      <w:isLgl/>
      <w:lvlText w:val="%1.%2.%3"/>
      <w:lvlJc w:val="left"/>
      <w:pPr>
        <w:ind w:left="15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512BF9"/>
    <w:multiLevelType w:val="multilevel"/>
    <w:tmpl w:val="69F080DA"/>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7" w15:restartNumberingAfterBreak="0">
    <w:nsid w:val="21CE1BF3"/>
    <w:multiLevelType w:val="multilevel"/>
    <w:tmpl w:val="00ECB1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32D2C7A"/>
    <w:multiLevelType w:val="hybridMultilevel"/>
    <w:tmpl w:val="E66C5472"/>
    <w:lvl w:ilvl="0" w:tplc="06FC73DE">
      <w:start w:val="1"/>
      <w:numFmt w:val="bullet"/>
      <w:lvlText w:val=""/>
      <w:lvlJc w:val="left"/>
      <w:pPr>
        <w:ind w:left="720" w:hanging="360"/>
      </w:pPr>
      <w:rPr>
        <w:rFonts w:hint="default" w:ascii="Symbol" w:hAnsi="Symbol"/>
      </w:rPr>
    </w:lvl>
    <w:lvl w:ilvl="1" w:tplc="6E5C293A">
      <w:start w:val="1"/>
      <w:numFmt w:val="bullet"/>
      <w:lvlText w:val="o"/>
      <w:lvlJc w:val="left"/>
      <w:pPr>
        <w:ind w:left="1440" w:hanging="360"/>
      </w:pPr>
      <w:rPr>
        <w:rFonts w:hint="default" w:ascii="Courier New" w:hAnsi="Courier New"/>
      </w:rPr>
    </w:lvl>
    <w:lvl w:ilvl="2" w:tplc="1A269ADC">
      <w:start w:val="1"/>
      <w:numFmt w:val="bullet"/>
      <w:lvlText w:val=""/>
      <w:lvlJc w:val="left"/>
      <w:pPr>
        <w:ind w:left="2160" w:hanging="360"/>
      </w:pPr>
      <w:rPr>
        <w:rFonts w:hint="default" w:ascii="Wingdings" w:hAnsi="Wingdings"/>
      </w:rPr>
    </w:lvl>
    <w:lvl w:ilvl="3" w:tplc="58FAE0E0">
      <w:start w:val="1"/>
      <w:numFmt w:val="bullet"/>
      <w:lvlText w:val=""/>
      <w:lvlJc w:val="left"/>
      <w:pPr>
        <w:ind w:left="2880" w:hanging="360"/>
      </w:pPr>
      <w:rPr>
        <w:rFonts w:hint="default" w:ascii="Symbol" w:hAnsi="Symbol"/>
      </w:rPr>
    </w:lvl>
    <w:lvl w:ilvl="4" w:tplc="8800002C">
      <w:start w:val="1"/>
      <w:numFmt w:val="bullet"/>
      <w:lvlText w:val="o"/>
      <w:lvlJc w:val="left"/>
      <w:pPr>
        <w:ind w:left="3600" w:hanging="360"/>
      </w:pPr>
      <w:rPr>
        <w:rFonts w:hint="default" w:ascii="Courier New" w:hAnsi="Courier New"/>
      </w:rPr>
    </w:lvl>
    <w:lvl w:ilvl="5" w:tplc="19A4F164">
      <w:start w:val="1"/>
      <w:numFmt w:val="bullet"/>
      <w:lvlText w:val=""/>
      <w:lvlJc w:val="left"/>
      <w:pPr>
        <w:ind w:left="4320" w:hanging="360"/>
      </w:pPr>
      <w:rPr>
        <w:rFonts w:hint="default" w:ascii="Wingdings" w:hAnsi="Wingdings"/>
      </w:rPr>
    </w:lvl>
    <w:lvl w:ilvl="6" w:tplc="2FE850AC">
      <w:start w:val="1"/>
      <w:numFmt w:val="bullet"/>
      <w:lvlText w:val=""/>
      <w:lvlJc w:val="left"/>
      <w:pPr>
        <w:ind w:left="5040" w:hanging="360"/>
      </w:pPr>
      <w:rPr>
        <w:rFonts w:hint="default" w:ascii="Symbol" w:hAnsi="Symbol"/>
      </w:rPr>
    </w:lvl>
    <w:lvl w:ilvl="7" w:tplc="5C409ED8">
      <w:start w:val="1"/>
      <w:numFmt w:val="bullet"/>
      <w:lvlText w:val="o"/>
      <w:lvlJc w:val="left"/>
      <w:pPr>
        <w:ind w:left="5760" w:hanging="360"/>
      </w:pPr>
      <w:rPr>
        <w:rFonts w:hint="default" w:ascii="Courier New" w:hAnsi="Courier New"/>
      </w:rPr>
    </w:lvl>
    <w:lvl w:ilvl="8" w:tplc="6C241C72">
      <w:start w:val="1"/>
      <w:numFmt w:val="bullet"/>
      <w:lvlText w:val=""/>
      <w:lvlJc w:val="left"/>
      <w:pPr>
        <w:ind w:left="6480" w:hanging="360"/>
      </w:pPr>
      <w:rPr>
        <w:rFonts w:hint="default" w:ascii="Wingdings" w:hAnsi="Wingdings"/>
      </w:rPr>
    </w:lvl>
  </w:abstractNum>
  <w:abstractNum w:abstractNumId="9" w15:restartNumberingAfterBreak="0">
    <w:nsid w:val="2337350A"/>
    <w:multiLevelType w:val="multilevel"/>
    <w:tmpl w:val="0C185F5C"/>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bCs/>
      </w:rPr>
    </w:lvl>
    <w:lvl w:ilvl="2">
      <w:start w:val="1"/>
      <w:numFmt w:val="decimal"/>
      <w:isLgl/>
      <w:lvlText w:val="%1.%2.%3"/>
      <w:lvlJc w:val="left"/>
      <w:pPr>
        <w:ind w:left="15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A77B51"/>
    <w:multiLevelType w:val="hybridMultilevel"/>
    <w:tmpl w:val="5A887A7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1" w15:restartNumberingAfterBreak="0">
    <w:nsid w:val="26A94C95"/>
    <w:multiLevelType w:val="multilevel"/>
    <w:tmpl w:val="0C185F5C"/>
    <w:lvl w:ilvl="0">
      <w:start w:val="1"/>
      <w:numFmt w:val="decimal"/>
      <w:lvlText w:val="%1."/>
      <w:lvlJc w:val="left"/>
      <w:pPr>
        <w:ind w:left="108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225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2A5F359D"/>
    <w:multiLevelType w:val="multilevel"/>
    <w:tmpl w:val="0C185F5C"/>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bCs/>
      </w:rPr>
    </w:lvl>
    <w:lvl w:ilvl="2">
      <w:start w:val="1"/>
      <w:numFmt w:val="decimal"/>
      <w:isLgl/>
      <w:lvlText w:val="%1.%2.%3"/>
      <w:lvlJc w:val="left"/>
      <w:pPr>
        <w:ind w:left="15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BA22B90"/>
    <w:multiLevelType w:val="multilevel"/>
    <w:tmpl w:val="67BE6A26"/>
    <w:lvl w:ilvl="0">
      <w:start w:val="1"/>
      <w:numFmt w:val="decimal"/>
      <w:lvlText w:val="%1."/>
      <w:lvlJc w:val="left"/>
      <w:pPr>
        <w:ind w:left="720" w:hanging="360"/>
      </w:pPr>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4AF5E1E"/>
    <w:multiLevelType w:val="multilevel"/>
    <w:tmpl w:val="DD022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D61451"/>
    <w:multiLevelType w:val="multilevel"/>
    <w:tmpl w:val="67BE6A2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40F779C9"/>
    <w:multiLevelType w:val="hybridMultilevel"/>
    <w:tmpl w:val="BFA6E204"/>
    <w:lvl w:ilvl="0" w:tplc="5BA2AFF4">
      <w:start w:val="1"/>
      <w:numFmt w:val="bullet"/>
      <w:lvlText w:val=""/>
      <w:lvlJc w:val="left"/>
      <w:pPr>
        <w:ind w:left="720" w:hanging="360"/>
      </w:pPr>
      <w:rPr>
        <w:rFonts w:hint="default" w:ascii="Symbol" w:hAnsi="Symbol"/>
      </w:rPr>
    </w:lvl>
    <w:lvl w:ilvl="1" w:tplc="A23A3B98">
      <w:start w:val="1"/>
      <w:numFmt w:val="bullet"/>
      <w:lvlText w:val="o"/>
      <w:lvlJc w:val="left"/>
      <w:pPr>
        <w:ind w:left="1440" w:hanging="360"/>
      </w:pPr>
      <w:rPr>
        <w:rFonts w:hint="default" w:ascii="Courier New" w:hAnsi="Courier New"/>
      </w:rPr>
    </w:lvl>
    <w:lvl w:ilvl="2" w:tplc="A1F81B4A">
      <w:start w:val="1"/>
      <w:numFmt w:val="bullet"/>
      <w:lvlText w:val=""/>
      <w:lvlJc w:val="left"/>
      <w:pPr>
        <w:ind w:left="2160" w:hanging="360"/>
      </w:pPr>
      <w:rPr>
        <w:rFonts w:hint="default" w:ascii="Wingdings" w:hAnsi="Wingdings"/>
      </w:rPr>
    </w:lvl>
    <w:lvl w:ilvl="3" w:tplc="29E2266C">
      <w:start w:val="1"/>
      <w:numFmt w:val="bullet"/>
      <w:lvlText w:val=""/>
      <w:lvlJc w:val="left"/>
      <w:pPr>
        <w:ind w:left="2880" w:hanging="360"/>
      </w:pPr>
      <w:rPr>
        <w:rFonts w:hint="default" w:ascii="Symbol" w:hAnsi="Symbol"/>
      </w:rPr>
    </w:lvl>
    <w:lvl w:ilvl="4" w:tplc="40C2AEEE">
      <w:start w:val="1"/>
      <w:numFmt w:val="bullet"/>
      <w:lvlText w:val="o"/>
      <w:lvlJc w:val="left"/>
      <w:pPr>
        <w:ind w:left="3600" w:hanging="360"/>
      </w:pPr>
      <w:rPr>
        <w:rFonts w:hint="default" w:ascii="Courier New" w:hAnsi="Courier New"/>
      </w:rPr>
    </w:lvl>
    <w:lvl w:ilvl="5" w:tplc="7F488A86">
      <w:start w:val="1"/>
      <w:numFmt w:val="bullet"/>
      <w:lvlText w:val=""/>
      <w:lvlJc w:val="left"/>
      <w:pPr>
        <w:ind w:left="4320" w:hanging="360"/>
      </w:pPr>
      <w:rPr>
        <w:rFonts w:hint="default" w:ascii="Wingdings" w:hAnsi="Wingdings"/>
      </w:rPr>
    </w:lvl>
    <w:lvl w:ilvl="6" w:tplc="A0740486">
      <w:start w:val="1"/>
      <w:numFmt w:val="bullet"/>
      <w:lvlText w:val=""/>
      <w:lvlJc w:val="left"/>
      <w:pPr>
        <w:ind w:left="5040" w:hanging="360"/>
      </w:pPr>
      <w:rPr>
        <w:rFonts w:hint="default" w:ascii="Symbol" w:hAnsi="Symbol"/>
      </w:rPr>
    </w:lvl>
    <w:lvl w:ilvl="7" w:tplc="E81C2852">
      <w:start w:val="1"/>
      <w:numFmt w:val="bullet"/>
      <w:lvlText w:val="o"/>
      <w:lvlJc w:val="left"/>
      <w:pPr>
        <w:ind w:left="5760" w:hanging="360"/>
      </w:pPr>
      <w:rPr>
        <w:rFonts w:hint="default" w:ascii="Courier New" w:hAnsi="Courier New"/>
      </w:rPr>
    </w:lvl>
    <w:lvl w:ilvl="8" w:tplc="2FF2AC48">
      <w:start w:val="1"/>
      <w:numFmt w:val="bullet"/>
      <w:lvlText w:val=""/>
      <w:lvlJc w:val="left"/>
      <w:pPr>
        <w:ind w:left="6480" w:hanging="360"/>
      </w:pPr>
      <w:rPr>
        <w:rFonts w:hint="default" w:ascii="Wingdings" w:hAnsi="Wingdings"/>
      </w:rPr>
    </w:lvl>
  </w:abstractNum>
  <w:abstractNum w:abstractNumId="17" w15:restartNumberingAfterBreak="0">
    <w:nsid w:val="451A2866"/>
    <w:multiLevelType w:val="multilevel"/>
    <w:tmpl w:val="0F626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620772"/>
    <w:multiLevelType w:val="hybridMultilevel"/>
    <w:tmpl w:val="4B8ED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2349B9"/>
    <w:multiLevelType w:val="hybridMultilevel"/>
    <w:tmpl w:val="A1E07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2F7ABB"/>
    <w:multiLevelType w:val="multilevel"/>
    <w:tmpl w:val="54E66C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16D698B"/>
    <w:multiLevelType w:val="hybridMultilevel"/>
    <w:tmpl w:val="29E48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AB0DCE"/>
    <w:multiLevelType w:val="multilevel"/>
    <w:tmpl w:val="339EC1C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53F5C2C"/>
    <w:multiLevelType w:val="multilevel"/>
    <w:tmpl w:val="7BDE96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8321F7E"/>
    <w:multiLevelType w:val="hybridMultilevel"/>
    <w:tmpl w:val="CDB04D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7721CF"/>
    <w:multiLevelType w:val="hybridMultilevel"/>
    <w:tmpl w:val="9EA6E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08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520476"/>
    <w:multiLevelType w:val="multilevel"/>
    <w:tmpl w:val="92AA195A"/>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7" w15:restartNumberingAfterBreak="0">
    <w:nsid w:val="6EDB0F40"/>
    <w:multiLevelType w:val="multilevel"/>
    <w:tmpl w:val="78909E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A1A0FFD"/>
    <w:multiLevelType w:val="multilevel"/>
    <w:tmpl w:val="305E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276935"/>
    <w:multiLevelType w:val="multilevel"/>
    <w:tmpl w:val="EE22515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B930D83"/>
    <w:multiLevelType w:val="hybridMultilevel"/>
    <w:tmpl w:val="2528CC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4">
    <w:abstractNumId w:val="33"/>
  </w:num>
  <w:num w:numId="33">
    <w:abstractNumId w:val="32"/>
  </w:num>
  <w:num w:numId="32">
    <w:abstractNumId w:val="31"/>
  </w:num>
  <w:num w:numId="1">
    <w:abstractNumId w:val="8"/>
  </w:num>
  <w:num w:numId="2">
    <w:abstractNumId w:val="16"/>
  </w:num>
  <w:num w:numId="3">
    <w:abstractNumId w:val="13"/>
  </w:num>
  <w:num w:numId="4">
    <w:abstractNumId w:val="9"/>
  </w:num>
  <w:num w:numId="5">
    <w:abstractNumId w:val="7"/>
  </w:num>
  <w:num w:numId="6">
    <w:abstractNumId w:val="0"/>
  </w:num>
  <w:num w:numId="7">
    <w:abstractNumId w:val="22"/>
  </w:num>
  <w:num w:numId="8">
    <w:abstractNumId w:val="1"/>
  </w:num>
  <w:num w:numId="9">
    <w:abstractNumId w:val="18"/>
  </w:num>
  <w:num w:numId="10">
    <w:abstractNumId w:val="2"/>
  </w:num>
  <w:num w:numId="11">
    <w:abstractNumId w:val="4"/>
  </w:num>
  <w:num w:numId="12">
    <w:abstractNumId w:val="19"/>
  </w:num>
  <w:num w:numId="13">
    <w:abstractNumId w:val="30"/>
  </w:num>
  <w:num w:numId="14">
    <w:abstractNumId w:val="24"/>
  </w:num>
  <w:num w:numId="15">
    <w:abstractNumId w:val="21"/>
  </w:num>
  <w:num w:numId="16">
    <w:abstractNumId w:val="20"/>
  </w:num>
  <w:num w:numId="17">
    <w:abstractNumId w:val="10"/>
  </w:num>
  <w:num w:numId="18">
    <w:abstractNumId w:val="25"/>
  </w:num>
  <w:num w:numId="19">
    <w:abstractNumId w:val="27"/>
  </w:num>
  <w:num w:numId="20">
    <w:abstractNumId w:val="26"/>
  </w:num>
  <w:num w:numId="21">
    <w:abstractNumId w:val="29"/>
  </w:num>
  <w:num w:numId="22">
    <w:abstractNumId w:val="6"/>
  </w:num>
  <w:num w:numId="23">
    <w:abstractNumId w:val="23"/>
  </w:num>
  <w:num w:numId="24">
    <w:abstractNumId w:val="15"/>
  </w:num>
  <w:num w:numId="25">
    <w:abstractNumId w:val="5"/>
  </w:num>
  <w:num w:numId="26">
    <w:abstractNumId w:val="11"/>
  </w:num>
  <w:num w:numId="27">
    <w:abstractNumId w:val="12"/>
  </w:num>
  <w:num w:numId="28">
    <w:abstractNumId w:val="3"/>
  </w:num>
  <w:num w:numId="29">
    <w:abstractNumId w:val="14"/>
  </w:num>
  <w:num w:numId="30">
    <w:abstractNumId w:val="17"/>
  </w:num>
  <w:num w:numId="31">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A43"/>
    <w:rsid w:val="00003940"/>
    <w:rsid w:val="00057179"/>
    <w:rsid w:val="00090318"/>
    <w:rsid w:val="000B7B59"/>
    <w:rsid w:val="000F0A9C"/>
    <w:rsid w:val="0013657D"/>
    <w:rsid w:val="00165DE6"/>
    <w:rsid w:val="00166A43"/>
    <w:rsid w:val="001A3598"/>
    <w:rsid w:val="001B29E4"/>
    <w:rsid w:val="001B4561"/>
    <w:rsid w:val="002529DB"/>
    <w:rsid w:val="00262CC7"/>
    <w:rsid w:val="00283B76"/>
    <w:rsid w:val="002B0E5A"/>
    <w:rsid w:val="002C096B"/>
    <w:rsid w:val="002D383F"/>
    <w:rsid w:val="00354B4C"/>
    <w:rsid w:val="003A0ACD"/>
    <w:rsid w:val="003C6FE7"/>
    <w:rsid w:val="003D20B5"/>
    <w:rsid w:val="00432B1C"/>
    <w:rsid w:val="00443745"/>
    <w:rsid w:val="00451C50"/>
    <w:rsid w:val="004539B1"/>
    <w:rsid w:val="00485961"/>
    <w:rsid w:val="004E4675"/>
    <w:rsid w:val="00547B44"/>
    <w:rsid w:val="00550B83"/>
    <w:rsid w:val="00563ED6"/>
    <w:rsid w:val="005643B1"/>
    <w:rsid w:val="005753EA"/>
    <w:rsid w:val="005D3582"/>
    <w:rsid w:val="00665127"/>
    <w:rsid w:val="00691EFB"/>
    <w:rsid w:val="006B2E34"/>
    <w:rsid w:val="006B3840"/>
    <w:rsid w:val="006B55C4"/>
    <w:rsid w:val="006D7EE7"/>
    <w:rsid w:val="0072335B"/>
    <w:rsid w:val="00753091"/>
    <w:rsid w:val="007978D0"/>
    <w:rsid w:val="007B2221"/>
    <w:rsid w:val="007B4980"/>
    <w:rsid w:val="007C3DB3"/>
    <w:rsid w:val="007D3AB7"/>
    <w:rsid w:val="007D579D"/>
    <w:rsid w:val="007E319F"/>
    <w:rsid w:val="007E521E"/>
    <w:rsid w:val="007F065D"/>
    <w:rsid w:val="007F34C8"/>
    <w:rsid w:val="0081150F"/>
    <w:rsid w:val="008524CB"/>
    <w:rsid w:val="00863A72"/>
    <w:rsid w:val="008706AA"/>
    <w:rsid w:val="00881194"/>
    <w:rsid w:val="008932DD"/>
    <w:rsid w:val="008B18E2"/>
    <w:rsid w:val="008D0040"/>
    <w:rsid w:val="00967B42"/>
    <w:rsid w:val="009B7DE8"/>
    <w:rsid w:val="009E7816"/>
    <w:rsid w:val="00A61B59"/>
    <w:rsid w:val="00A63030"/>
    <w:rsid w:val="00A6551F"/>
    <w:rsid w:val="00B035AF"/>
    <w:rsid w:val="00BA73A8"/>
    <w:rsid w:val="00C00CAC"/>
    <w:rsid w:val="00C43CF2"/>
    <w:rsid w:val="00C8646B"/>
    <w:rsid w:val="00CF1ADF"/>
    <w:rsid w:val="00CF21B8"/>
    <w:rsid w:val="00D1259C"/>
    <w:rsid w:val="00D16ACD"/>
    <w:rsid w:val="00D22265"/>
    <w:rsid w:val="00D527CB"/>
    <w:rsid w:val="00D87834"/>
    <w:rsid w:val="00DE6496"/>
    <w:rsid w:val="00E0391C"/>
    <w:rsid w:val="00E43B83"/>
    <w:rsid w:val="00E66518"/>
    <w:rsid w:val="00E70FA7"/>
    <w:rsid w:val="00E87300"/>
    <w:rsid w:val="00EF339F"/>
    <w:rsid w:val="00F059AD"/>
    <w:rsid w:val="00F52AC5"/>
    <w:rsid w:val="00F53577"/>
    <w:rsid w:val="00F678BE"/>
    <w:rsid w:val="00F945D0"/>
    <w:rsid w:val="0DF9428C"/>
    <w:rsid w:val="176AA419"/>
    <w:rsid w:val="1DF13514"/>
    <w:rsid w:val="28DD78B9"/>
    <w:rsid w:val="3C1C1D5D"/>
    <w:rsid w:val="72AD0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03406"/>
  <w15:chartTrackingRefBased/>
  <w15:docId w15:val="{BAF9181C-4EB9-4835-9EEE-FCBD9D5F8C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B18E2"/>
  </w:style>
  <w:style w:type="paragraph" w:styleId="Heading1">
    <w:name w:val="heading 1"/>
    <w:basedOn w:val="Normal"/>
    <w:next w:val="Normal"/>
    <w:link w:val="Heading1Char"/>
    <w:uiPriority w:val="9"/>
    <w:qFormat/>
    <w:rsid w:val="00CF21B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B7DE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456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B55C4"/>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D383F"/>
    <w:pPr>
      <w:ind w:left="720"/>
      <w:contextualSpacing/>
    </w:pPr>
  </w:style>
  <w:style w:type="paragraph" w:styleId="Header">
    <w:name w:val="header"/>
    <w:basedOn w:val="Normal"/>
    <w:link w:val="HeaderChar"/>
    <w:uiPriority w:val="99"/>
    <w:unhideWhenUsed/>
    <w:rsid w:val="00753091"/>
    <w:pPr>
      <w:tabs>
        <w:tab w:val="center" w:pos="4680"/>
        <w:tab w:val="right" w:pos="9360"/>
      </w:tabs>
      <w:spacing w:after="0" w:line="240" w:lineRule="auto"/>
    </w:pPr>
  </w:style>
  <w:style w:type="character" w:styleId="HeaderChar" w:customStyle="1">
    <w:name w:val="Header Char"/>
    <w:basedOn w:val="DefaultParagraphFont"/>
    <w:link w:val="Header"/>
    <w:uiPriority w:val="99"/>
    <w:rsid w:val="00753091"/>
  </w:style>
  <w:style w:type="paragraph" w:styleId="Footer">
    <w:name w:val="footer"/>
    <w:basedOn w:val="Normal"/>
    <w:link w:val="FooterChar"/>
    <w:uiPriority w:val="99"/>
    <w:unhideWhenUsed/>
    <w:rsid w:val="00753091"/>
    <w:pPr>
      <w:tabs>
        <w:tab w:val="center" w:pos="4680"/>
        <w:tab w:val="right" w:pos="9360"/>
      </w:tabs>
      <w:spacing w:after="0" w:line="240" w:lineRule="auto"/>
    </w:pPr>
  </w:style>
  <w:style w:type="character" w:styleId="FooterChar" w:customStyle="1">
    <w:name w:val="Footer Char"/>
    <w:basedOn w:val="DefaultParagraphFont"/>
    <w:link w:val="Footer"/>
    <w:uiPriority w:val="99"/>
    <w:rsid w:val="00753091"/>
  </w:style>
  <w:style w:type="character" w:styleId="Hyperlink">
    <w:name w:val="Hyperlink"/>
    <w:basedOn w:val="DefaultParagraphFont"/>
    <w:uiPriority w:val="99"/>
    <w:unhideWhenUsed/>
    <w:rsid w:val="00CF1ADF"/>
    <w:rPr>
      <w:color w:val="0563C1" w:themeColor="hyperlink"/>
      <w:u w:val="single"/>
    </w:rPr>
  </w:style>
  <w:style w:type="character" w:styleId="UnresolvedMention">
    <w:name w:val="Unresolved Mention"/>
    <w:basedOn w:val="DefaultParagraphFont"/>
    <w:uiPriority w:val="99"/>
    <w:semiHidden/>
    <w:unhideWhenUsed/>
    <w:rsid w:val="00CF1ADF"/>
    <w:rPr>
      <w:color w:val="605E5C"/>
      <w:shd w:val="clear" w:color="auto" w:fill="E1DFDD"/>
    </w:rPr>
  </w:style>
  <w:style w:type="paragraph" w:styleId="NormalWeb">
    <w:name w:val="Normal (Web)"/>
    <w:basedOn w:val="Normal"/>
    <w:uiPriority w:val="99"/>
    <w:semiHidden/>
    <w:unhideWhenUsed/>
    <w:rsid w:val="00D527CB"/>
    <w:rPr>
      <w:rFonts w:ascii="Times New Roman" w:hAnsi="Times New Roman" w:cs="Times New Roman"/>
      <w:sz w:val="24"/>
      <w:szCs w:val="24"/>
    </w:rPr>
  </w:style>
  <w:style w:type="character" w:styleId="Strong">
    <w:name w:val="Strong"/>
    <w:basedOn w:val="DefaultParagraphFont"/>
    <w:uiPriority w:val="22"/>
    <w:qFormat/>
    <w:rsid w:val="001B4561"/>
    <w:rPr>
      <w:b/>
      <w:bCs/>
    </w:rPr>
  </w:style>
  <w:style w:type="character" w:styleId="Heading3Char" w:customStyle="1">
    <w:name w:val="Heading 3 Char"/>
    <w:basedOn w:val="DefaultParagraphFont"/>
    <w:link w:val="Heading3"/>
    <w:uiPriority w:val="9"/>
    <w:rsid w:val="001B4561"/>
    <w:rPr>
      <w:rFonts w:asciiTheme="majorHAnsi" w:hAnsiTheme="majorHAnsi" w:eastAsiaTheme="majorEastAsia" w:cstheme="majorBidi"/>
      <w:color w:val="1F3763" w:themeColor="accent1" w:themeShade="7F"/>
      <w:sz w:val="24"/>
      <w:szCs w:val="24"/>
    </w:rPr>
  </w:style>
  <w:style w:type="character" w:styleId="Heading1Char" w:customStyle="1">
    <w:name w:val="Heading 1 Char"/>
    <w:basedOn w:val="DefaultParagraphFont"/>
    <w:link w:val="Heading1"/>
    <w:uiPriority w:val="9"/>
    <w:rsid w:val="00CF21B8"/>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semiHidden/>
    <w:rsid w:val="009B7DE8"/>
    <w:rPr>
      <w:rFonts w:asciiTheme="majorHAnsi" w:hAnsiTheme="majorHAnsi" w:eastAsiaTheme="majorEastAsia" w:cstheme="majorBidi"/>
      <w:color w:val="2F5496" w:themeColor="accent1" w:themeShade="BF"/>
      <w:sz w:val="26"/>
      <w:szCs w:val="26"/>
    </w:rPr>
  </w:style>
  <w:style w:type="character" w:styleId="pinout" w:customStyle="1">
    <w:name w:val="pinout"/>
    <w:basedOn w:val="DefaultParagraphFont"/>
    <w:rsid w:val="009B7DE8"/>
  </w:style>
  <w:style w:type="paragraph" w:styleId="HTMLPreformatted">
    <w:name w:val="HTML Preformatted"/>
    <w:basedOn w:val="Normal"/>
    <w:link w:val="HTMLPreformattedChar"/>
    <w:uiPriority w:val="99"/>
    <w:semiHidden/>
    <w:unhideWhenUsed/>
    <w:rsid w:val="009B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9B7DE8"/>
    <w:rPr>
      <w:rFonts w:ascii="Courier New" w:hAnsi="Courier New" w:eastAsia="Times New Roman" w:cs="Courier New"/>
      <w:sz w:val="20"/>
      <w:szCs w:val="20"/>
    </w:rPr>
  </w:style>
  <w:style w:type="character" w:styleId="HTMLCode">
    <w:name w:val="HTML Code"/>
    <w:basedOn w:val="DefaultParagraphFont"/>
    <w:uiPriority w:val="99"/>
    <w:semiHidden/>
    <w:unhideWhenUsed/>
    <w:rsid w:val="009B7DE8"/>
    <w:rPr>
      <w:rFonts w:ascii="Courier New" w:hAnsi="Courier New" w:eastAsia="Times New Roman" w:cs="Courier New"/>
      <w:sz w:val="20"/>
      <w:szCs w:val="20"/>
    </w:rPr>
  </w:style>
  <w:style w:type="character" w:styleId="str" w:customStyle="1">
    <w:name w:val="str"/>
    <w:basedOn w:val="DefaultParagraphFont"/>
    <w:rsid w:val="009B7DE8"/>
  </w:style>
  <w:style w:type="character" w:styleId="kwd" w:customStyle="1">
    <w:name w:val="kwd"/>
    <w:basedOn w:val="DefaultParagraphFont"/>
    <w:rsid w:val="009B7DE8"/>
  </w:style>
  <w:style w:type="character" w:styleId="lit" w:customStyle="1">
    <w:name w:val="lit"/>
    <w:basedOn w:val="DefaultParagraphFont"/>
    <w:rsid w:val="009B7DE8"/>
  </w:style>
  <w:style w:type="character" w:styleId="func" w:customStyle="1">
    <w:name w:val="func"/>
    <w:basedOn w:val="DefaultParagraphFont"/>
    <w:rsid w:val="009B7DE8"/>
  </w:style>
  <w:style w:type="character" w:styleId="Heading4Char" w:customStyle="1">
    <w:name w:val="Heading 4 Char"/>
    <w:basedOn w:val="DefaultParagraphFont"/>
    <w:link w:val="Heading4"/>
    <w:uiPriority w:val="9"/>
    <w:semiHidden/>
    <w:rsid w:val="006B55C4"/>
    <w:rPr>
      <w:rFonts w:asciiTheme="majorHAnsi" w:hAnsiTheme="majorHAnsi" w:eastAsiaTheme="majorEastAsia" w:cstheme="majorBidi"/>
      <w:i/>
      <w:iCs/>
      <w:color w:val="2F5496" w:themeColor="accent1" w:themeShade="BF"/>
    </w:rPr>
  </w:style>
  <w:style w:type="character" w:styleId="text-app-body-2" w:customStyle="1">
    <w:name w:val="text-app-body-2"/>
    <w:basedOn w:val="DefaultParagraphFont"/>
    <w:rsid w:val="00C00CAC"/>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TMLCite">
    <w:name w:val="HTML Cite"/>
    <w:basedOn w:val="DefaultParagraphFont"/>
    <w:uiPriority w:val="99"/>
    <w:semiHidden/>
    <w:unhideWhenUsed/>
    <w:rsid w:val="00432B1C"/>
    <w:rPr>
      <w:i/>
      <w:iCs/>
    </w:rPr>
  </w:style>
  <w:style w:type="character" w:styleId="dyjrff" w:customStyle="1">
    <w:name w:val="dyjrff"/>
    <w:basedOn w:val="DefaultParagraphFont"/>
    <w:rsid w:val="00432B1C"/>
  </w:style>
  <w:style w:type="paragraph" w:styleId="action-menu-item" w:customStyle="1">
    <w:name w:val="action-menu-item"/>
    <w:basedOn w:val="Normal"/>
    <w:rsid w:val="00432B1C"/>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30138">
      <w:bodyDiv w:val="1"/>
      <w:marLeft w:val="0"/>
      <w:marRight w:val="0"/>
      <w:marTop w:val="0"/>
      <w:marBottom w:val="0"/>
      <w:divBdr>
        <w:top w:val="none" w:sz="0" w:space="0" w:color="auto"/>
        <w:left w:val="none" w:sz="0" w:space="0" w:color="auto"/>
        <w:bottom w:val="none" w:sz="0" w:space="0" w:color="auto"/>
        <w:right w:val="none" w:sz="0" w:space="0" w:color="auto"/>
      </w:divBdr>
    </w:div>
    <w:div w:id="100341868">
      <w:bodyDiv w:val="1"/>
      <w:marLeft w:val="0"/>
      <w:marRight w:val="0"/>
      <w:marTop w:val="0"/>
      <w:marBottom w:val="0"/>
      <w:divBdr>
        <w:top w:val="none" w:sz="0" w:space="0" w:color="auto"/>
        <w:left w:val="none" w:sz="0" w:space="0" w:color="auto"/>
        <w:bottom w:val="none" w:sz="0" w:space="0" w:color="auto"/>
        <w:right w:val="none" w:sz="0" w:space="0" w:color="auto"/>
      </w:divBdr>
    </w:div>
    <w:div w:id="185021232">
      <w:bodyDiv w:val="1"/>
      <w:marLeft w:val="0"/>
      <w:marRight w:val="0"/>
      <w:marTop w:val="0"/>
      <w:marBottom w:val="0"/>
      <w:divBdr>
        <w:top w:val="none" w:sz="0" w:space="0" w:color="auto"/>
        <w:left w:val="none" w:sz="0" w:space="0" w:color="auto"/>
        <w:bottom w:val="none" w:sz="0" w:space="0" w:color="auto"/>
        <w:right w:val="none" w:sz="0" w:space="0" w:color="auto"/>
      </w:divBdr>
    </w:div>
    <w:div w:id="222982324">
      <w:bodyDiv w:val="1"/>
      <w:marLeft w:val="0"/>
      <w:marRight w:val="0"/>
      <w:marTop w:val="0"/>
      <w:marBottom w:val="0"/>
      <w:divBdr>
        <w:top w:val="none" w:sz="0" w:space="0" w:color="auto"/>
        <w:left w:val="none" w:sz="0" w:space="0" w:color="auto"/>
        <w:bottom w:val="none" w:sz="0" w:space="0" w:color="auto"/>
        <w:right w:val="none" w:sz="0" w:space="0" w:color="auto"/>
      </w:divBdr>
      <w:divsChild>
        <w:div w:id="195506807">
          <w:marLeft w:val="0"/>
          <w:marRight w:val="0"/>
          <w:marTop w:val="0"/>
          <w:marBottom w:val="0"/>
          <w:divBdr>
            <w:top w:val="none" w:sz="0" w:space="0" w:color="auto"/>
            <w:left w:val="none" w:sz="0" w:space="0" w:color="auto"/>
            <w:bottom w:val="none" w:sz="0" w:space="0" w:color="auto"/>
            <w:right w:val="none" w:sz="0" w:space="0" w:color="auto"/>
          </w:divBdr>
        </w:div>
        <w:div w:id="365251323">
          <w:marLeft w:val="0"/>
          <w:marRight w:val="0"/>
          <w:marTop w:val="0"/>
          <w:marBottom w:val="0"/>
          <w:divBdr>
            <w:top w:val="none" w:sz="0" w:space="0" w:color="auto"/>
            <w:left w:val="none" w:sz="0" w:space="0" w:color="auto"/>
            <w:bottom w:val="none" w:sz="0" w:space="0" w:color="auto"/>
            <w:right w:val="none" w:sz="0" w:space="0" w:color="auto"/>
          </w:divBdr>
        </w:div>
        <w:div w:id="740103398">
          <w:marLeft w:val="0"/>
          <w:marRight w:val="0"/>
          <w:marTop w:val="0"/>
          <w:marBottom w:val="0"/>
          <w:divBdr>
            <w:top w:val="none" w:sz="0" w:space="0" w:color="auto"/>
            <w:left w:val="none" w:sz="0" w:space="0" w:color="auto"/>
            <w:bottom w:val="none" w:sz="0" w:space="0" w:color="auto"/>
            <w:right w:val="none" w:sz="0" w:space="0" w:color="auto"/>
          </w:divBdr>
        </w:div>
        <w:div w:id="1165703542">
          <w:marLeft w:val="0"/>
          <w:marRight w:val="0"/>
          <w:marTop w:val="0"/>
          <w:marBottom w:val="0"/>
          <w:divBdr>
            <w:top w:val="none" w:sz="0" w:space="0" w:color="auto"/>
            <w:left w:val="none" w:sz="0" w:space="0" w:color="auto"/>
            <w:bottom w:val="none" w:sz="0" w:space="0" w:color="auto"/>
            <w:right w:val="none" w:sz="0" w:space="0" w:color="auto"/>
          </w:divBdr>
        </w:div>
        <w:div w:id="138809180">
          <w:marLeft w:val="0"/>
          <w:marRight w:val="0"/>
          <w:marTop w:val="0"/>
          <w:marBottom w:val="0"/>
          <w:divBdr>
            <w:top w:val="none" w:sz="0" w:space="0" w:color="auto"/>
            <w:left w:val="none" w:sz="0" w:space="0" w:color="auto"/>
            <w:bottom w:val="none" w:sz="0" w:space="0" w:color="auto"/>
            <w:right w:val="none" w:sz="0" w:space="0" w:color="auto"/>
          </w:divBdr>
        </w:div>
        <w:div w:id="942810160">
          <w:marLeft w:val="0"/>
          <w:marRight w:val="0"/>
          <w:marTop w:val="0"/>
          <w:marBottom w:val="0"/>
          <w:divBdr>
            <w:top w:val="none" w:sz="0" w:space="0" w:color="auto"/>
            <w:left w:val="none" w:sz="0" w:space="0" w:color="auto"/>
            <w:bottom w:val="none" w:sz="0" w:space="0" w:color="auto"/>
            <w:right w:val="none" w:sz="0" w:space="0" w:color="auto"/>
          </w:divBdr>
        </w:div>
        <w:div w:id="1692145666">
          <w:marLeft w:val="0"/>
          <w:marRight w:val="0"/>
          <w:marTop w:val="0"/>
          <w:marBottom w:val="0"/>
          <w:divBdr>
            <w:top w:val="none" w:sz="0" w:space="0" w:color="auto"/>
            <w:left w:val="none" w:sz="0" w:space="0" w:color="auto"/>
            <w:bottom w:val="none" w:sz="0" w:space="0" w:color="auto"/>
            <w:right w:val="none" w:sz="0" w:space="0" w:color="auto"/>
          </w:divBdr>
        </w:div>
      </w:divsChild>
    </w:div>
    <w:div w:id="285082965">
      <w:bodyDiv w:val="1"/>
      <w:marLeft w:val="0"/>
      <w:marRight w:val="0"/>
      <w:marTop w:val="0"/>
      <w:marBottom w:val="0"/>
      <w:divBdr>
        <w:top w:val="none" w:sz="0" w:space="0" w:color="auto"/>
        <w:left w:val="none" w:sz="0" w:space="0" w:color="auto"/>
        <w:bottom w:val="none" w:sz="0" w:space="0" w:color="auto"/>
        <w:right w:val="none" w:sz="0" w:space="0" w:color="auto"/>
      </w:divBdr>
      <w:divsChild>
        <w:div w:id="858087356">
          <w:marLeft w:val="0"/>
          <w:marRight w:val="0"/>
          <w:marTop w:val="0"/>
          <w:marBottom w:val="0"/>
          <w:divBdr>
            <w:top w:val="none" w:sz="0" w:space="0" w:color="auto"/>
            <w:left w:val="none" w:sz="0" w:space="0" w:color="auto"/>
            <w:bottom w:val="none" w:sz="0" w:space="0" w:color="auto"/>
            <w:right w:val="none" w:sz="0" w:space="0" w:color="auto"/>
          </w:divBdr>
        </w:div>
        <w:div w:id="2049379669">
          <w:marLeft w:val="0"/>
          <w:marRight w:val="0"/>
          <w:marTop w:val="0"/>
          <w:marBottom w:val="0"/>
          <w:divBdr>
            <w:top w:val="none" w:sz="0" w:space="0" w:color="auto"/>
            <w:left w:val="none" w:sz="0" w:space="0" w:color="auto"/>
            <w:bottom w:val="none" w:sz="0" w:space="0" w:color="auto"/>
            <w:right w:val="none" w:sz="0" w:space="0" w:color="auto"/>
          </w:divBdr>
          <w:divsChild>
            <w:div w:id="1376468422">
              <w:marLeft w:val="0"/>
              <w:marRight w:val="0"/>
              <w:marTop w:val="0"/>
              <w:marBottom w:val="0"/>
              <w:divBdr>
                <w:top w:val="none" w:sz="0" w:space="0" w:color="auto"/>
                <w:left w:val="none" w:sz="0" w:space="0" w:color="auto"/>
                <w:bottom w:val="none" w:sz="0" w:space="0" w:color="auto"/>
                <w:right w:val="none" w:sz="0" w:space="0" w:color="auto"/>
              </w:divBdr>
              <w:divsChild>
                <w:div w:id="115102372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414783180">
      <w:bodyDiv w:val="1"/>
      <w:marLeft w:val="0"/>
      <w:marRight w:val="0"/>
      <w:marTop w:val="0"/>
      <w:marBottom w:val="0"/>
      <w:divBdr>
        <w:top w:val="none" w:sz="0" w:space="0" w:color="auto"/>
        <w:left w:val="none" w:sz="0" w:space="0" w:color="auto"/>
        <w:bottom w:val="none" w:sz="0" w:space="0" w:color="auto"/>
        <w:right w:val="none" w:sz="0" w:space="0" w:color="auto"/>
      </w:divBdr>
    </w:div>
    <w:div w:id="514852018">
      <w:bodyDiv w:val="1"/>
      <w:marLeft w:val="0"/>
      <w:marRight w:val="0"/>
      <w:marTop w:val="0"/>
      <w:marBottom w:val="0"/>
      <w:divBdr>
        <w:top w:val="none" w:sz="0" w:space="0" w:color="auto"/>
        <w:left w:val="none" w:sz="0" w:space="0" w:color="auto"/>
        <w:bottom w:val="none" w:sz="0" w:space="0" w:color="auto"/>
        <w:right w:val="none" w:sz="0" w:space="0" w:color="auto"/>
      </w:divBdr>
    </w:div>
    <w:div w:id="622545018">
      <w:bodyDiv w:val="1"/>
      <w:marLeft w:val="0"/>
      <w:marRight w:val="0"/>
      <w:marTop w:val="0"/>
      <w:marBottom w:val="0"/>
      <w:divBdr>
        <w:top w:val="none" w:sz="0" w:space="0" w:color="auto"/>
        <w:left w:val="none" w:sz="0" w:space="0" w:color="auto"/>
        <w:bottom w:val="none" w:sz="0" w:space="0" w:color="auto"/>
        <w:right w:val="none" w:sz="0" w:space="0" w:color="auto"/>
      </w:divBdr>
    </w:div>
    <w:div w:id="680473811">
      <w:bodyDiv w:val="1"/>
      <w:marLeft w:val="0"/>
      <w:marRight w:val="0"/>
      <w:marTop w:val="0"/>
      <w:marBottom w:val="0"/>
      <w:divBdr>
        <w:top w:val="none" w:sz="0" w:space="0" w:color="auto"/>
        <w:left w:val="none" w:sz="0" w:space="0" w:color="auto"/>
        <w:bottom w:val="none" w:sz="0" w:space="0" w:color="auto"/>
        <w:right w:val="none" w:sz="0" w:space="0" w:color="auto"/>
      </w:divBdr>
      <w:divsChild>
        <w:div w:id="854927307">
          <w:marLeft w:val="0"/>
          <w:marRight w:val="0"/>
          <w:marTop w:val="0"/>
          <w:marBottom w:val="0"/>
          <w:divBdr>
            <w:top w:val="none" w:sz="0" w:space="0" w:color="auto"/>
            <w:left w:val="none" w:sz="0" w:space="0" w:color="auto"/>
            <w:bottom w:val="none" w:sz="0" w:space="0" w:color="auto"/>
            <w:right w:val="none" w:sz="0" w:space="0" w:color="auto"/>
          </w:divBdr>
          <w:divsChild>
            <w:div w:id="1902515120">
              <w:marLeft w:val="0"/>
              <w:marRight w:val="0"/>
              <w:marTop w:val="0"/>
              <w:marBottom w:val="0"/>
              <w:divBdr>
                <w:top w:val="none" w:sz="0" w:space="0" w:color="auto"/>
                <w:left w:val="none" w:sz="0" w:space="0" w:color="auto"/>
                <w:bottom w:val="none" w:sz="0" w:space="0" w:color="auto"/>
                <w:right w:val="none" w:sz="0" w:space="0" w:color="auto"/>
              </w:divBdr>
            </w:div>
            <w:div w:id="1638603354">
              <w:marLeft w:val="0"/>
              <w:marRight w:val="0"/>
              <w:marTop w:val="0"/>
              <w:marBottom w:val="0"/>
              <w:divBdr>
                <w:top w:val="none" w:sz="0" w:space="0" w:color="auto"/>
                <w:left w:val="none" w:sz="0" w:space="0" w:color="auto"/>
                <w:bottom w:val="none" w:sz="0" w:space="0" w:color="auto"/>
                <w:right w:val="none" w:sz="0" w:space="0" w:color="auto"/>
              </w:divBdr>
            </w:div>
            <w:div w:id="2057851391">
              <w:marLeft w:val="0"/>
              <w:marRight w:val="0"/>
              <w:marTop w:val="0"/>
              <w:marBottom w:val="0"/>
              <w:divBdr>
                <w:top w:val="none" w:sz="0" w:space="0" w:color="auto"/>
                <w:left w:val="none" w:sz="0" w:space="0" w:color="auto"/>
                <w:bottom w:val="none" w:sz="0" w:space="0" w:color="auto"/>
                <w:right w:val="none" w:sz="0" w:space="0" w:color="auto"/>
              </w:divBdr>
            </w:div>
            <w:div w:id="1287933481">
              <w:marLeft w:val="0"/>
              <w:marRight w:val="0"/>
              <w:marTop w:val="0"/>
              <w:marBottom w:val="0"/>
              <w:divBdr>
                <w:top w:val="none" w:sz="0" w:space="0" w:color="auto"/>
                <w:left w:val="none" w:sz="0" w:space="0" w:color="auto"/>
                <w:bottom w:val="none" w:sz="0" w:space="0" w:color="auto"/>
                <w:right w:val="none" w:sz="0" w:space="0" w:color="auto"/>
              </w:divBdr>
            </w:div>
            <w:div w:id="439229452">
              <w:marLeft w:val="0"/>
              <w:marRight w:val="0"/>
              <w:marTop w:val="0"/>
              <w:marBottom w:val="0"/>
              <w:divBdr>
                <w:top w:val="none" w:sz="0" w:space="0" w:color="auto"/>
                <w:left w:val="none" w:sz="0" w:space="0" w:color="auto"/>
                <w:bottom w:val="none" w:sz="0" w:space="0" w:color="auto"/>
                <w:right w:val="none" w:sz="0" w:space="0" w:color="auto"/>
              </w:divBdr>
            </w:div>
            <w:div w:id="313724898">
              <w:marLeft w:val="0"/>
              <w:marRight w:val="0"/>
              <w:marTop w:val="0"/>
              <w:marBottom w:val="0"/>
              <w:divBdr>
                <w:top w:val="none" w:sz="0" w:space="0" w:color="auto"/>
                <w:left w:val="none" w:sz="0" w:space="0" w:color="auto"/>
                <w:bottom w:val="none" w:sz="0" w:space="0" w:color="auto"/>
                <w:right w:val="none" w:sz="0" w:space="0" w:color="auto"/>
              </w:divBdr>
            </w:div>
            <w:div w:id="1603999035">
              <w:marLeft w:val="0"/>
              <w:marRight w:val="0"/>
              <w:marTop w:val="0"/>
              <w:marBottom w:val="0"/>
              <w:divBdr>
                <w:top w:val="none" w:sz="0" w:space="0" w:color="auto"/>
                <w:left w:val="none" w:sz="0" w:space="0" w:color="auto"/>
                <w:bottom w:val="none" w:sz="0" w:space="0" w:color="auto"/>
                <w:right w:val="none" w:sz="0" w:space="0" w:color="auto"/>
              </w:divBdr>
            </w:div>
            <w:div w:id="18747158">
              <w:marLeft w:val="0"/>
              <w:marRight w:val="0"/>
              <w:marTop w:val="0"/>
              <w:marBottom w:val="0"/>
              <w:divBdr>
                <w:top w:val="none" w:sz="0" w:space="0" w:color="auto"/>
                <w:left w:val="none" w:sz="0" w:space="0" w:color="auto"/>
                <w:bottom w:val="none" w:sz="0" w:space="0" w:color="auto"/>
                <w:right w:val="none" w:sz="0" w:space="0" w:color="auto"/>
              </w:divBdr>
            </w:div>
            <w:div w:id="1289823407">
              <w:marLeft w:val="0"/>
              <w:marRight w:val="0"/>
              <w:marTop w:val="0"/>
              <w:marBottom w:val="0"/>
              <w:divBdr>
                <w:top w:val="none" w:sz="0" w:space="0" w:color="auto"/>
                <w:left w:val="none" w:sz="0" w:space="0" w:color="auto"/>
                <w:bottom w:val="none" w:sz="0" w:space="0" w:color="auto"/>
                <w:right w:val="none" w:sz="0" w:space="0" w:color="auto"/>
              </w:divBdr>
            </w:div>
            <w:div w:id="1811435020">
              <w:marLeft w:val="0"/>
              <w:marRight w:val="0"/>
              <w:marTop w:val="0"/>
              <w:marBottom w:val="0"/>
              <w:divBdr>
                <w:top w:val="none" w:sz="0" w:space="0" w:color="auto"/>
                <w:left w:val="none" w:sz="0" w:space="0" w:color="auto"/>
                <w:bottom w:val="none" w:sz="0" w:space="0" w:color="auto"/>
                <w:right w:val="none" w:sz="0" w:space="0" w:color="auto"/>
              </w:divBdr>
            </w:div>
            <w:div w:id="966351786">
              <w:marLeft w:val="0"/>
              <w:marRight w:val="0"/>
              <w:marTop w:val="0"/>
              <w:marBottom w:val="0"/>
              <w:divBdr>
                <w:top w:val="none" w:sz="0" w:space="0" w:color="auto"/>
                <w:left w:val="none" w:sz="0" w:space="0" w:color="auto"/>
                <w:bottom w:val="none" w:sz="0" w:space="0" w:color="auto"/>
                <w:right w:val="none" w:sz="0" w:space="0" w:color="auto"/>
              </w:divBdr>
            </w:div>
            <w:div w:id="654262764">
              <w:marLeft w:val="0"/>
              <w:marRight w:val="0"/>
              <w:marTop w:val="0"/>
              <w:marBottom w:val="0"/>
              <w:divBdr>
                <w:top w:val="none" w:sz="0" w:space="0" w:color="auto"/>
                <w:left w:val="none" w:sz="0" w:space="0" w:color="auto"/>
                <w:bottom w:val="none" w:sz="0" w:space="0" w:color="auto"/>
                <w:right w:val="none" w:sz="0" w:space="0" w:color="auto"/>
              </w:divBdr>
            </w:div>
            <w:div w:id="147014552">
              <w:marLeft w:val="0"/>
              <w:marRight w:val="0"/>
              <w:marTop w:val="0"/>
              <w:marBottom w:val="0"/>
              <w:divBdr>
                <w:top w:val="none" w:sz="0" w:space="0" w:color="auto"/>
                <w:left w:val="none" w:sz="0" w:space="0" w:color="auto"/>
                <w:bottom w:val="none" w:sz="0" w:space="0" w:color="auto"/>
                <w:right w:val="none" w:sz="0" w:space="0" w:color="auto"/>
              </w:divBdr>
            </w:div>
            <w:div w:id="1272669368">
              <w:marLeft w:val="0"/>
              <w:marRight w:val="0"/>
              <w:marTop w:val="0"/>
              <w:marBottom w:val="0"/>
              <w:divBdr>
                <w:top w:val="none" w:sz="0" w:space="0" w:color="auto"/>
                <w:left w:val="none" w:sz="0" w:space="0" w:color="auto"/>
                <w:bottom w:val="none" w:sz="0" w:space="0" w:color="auto"/>
                <w:right w:val="none" w:sz="0" w:space="0" w:color="auto"/>
              </w:divBdr>
            </w:div>
            <w:div w:id="197663737">
              <w:marLeft w:val="0"/>
              <w:marRight w:val="0"/>
              <w:marTop w:val="0"/>
              <w:marBottom w:val="0"/>
              <w:divBdr>
                <w:top w:val="none" w:sz="0" w:space="0" w:color="auto"/>
                <w:left w:val="none" w:sz="0" w:space="0" w:color="auto"/>
                <w:bottom w:val="none" w:sz="0" w:space="0" w:color="auto"/>
                <w:right w:val="none" w:sz="0" w:space="0" w:color="auto"/>
              </w:divBdr>
            </w:div>
            <w:div w:id="950622723">
              <w:marLeft w:val="0"/>
              <w:marRight w:val="0"/>
              <w:marTop w:val="0"/>
              <w:marBottom w:val="0"/>
              <w:divBdr>
                <w:top w:val="none" w:sz="0" w:space="0" w:color="auto"/>
                <w:left w:val="none" w:sz="0" w:space="0" w:color="auto"/>
                <w:bottom w:val="none" w:sz="0" w:space="0" w:color="auto"/>
                <w:right w:val="none" w:sz="0" w:space="0" w:color="auto"/>
              </w:divBdr>
            </w:div>
            <w:div w:id="1158620485">
              <w:marLeft w:val="0"/>
              <w:marRight w:val="0"/>
              <w:marTop w:val="0"/>
              <w:marBottom w:val="0"/>
              <w:divBdr>
                <w:top w:val="none" w:sz="0" w:space="0" w:color="auto"/>
                <w:left w:val="none" w:sz="0" w:space="0" w:color="auto"/>
                <w:bottom w:val="none" w:sz="0" w:space="0" w:color="auto"/>
                <w:right w:val="none" w:sz="0" w:space="0" w:color="auto"/>
              </w:divBdr>
            </w:div>
            <w:div w:id="1492788403">
              <w:marLeft w:val="0"/>
              <w:marRight w:val="0"/>
              <w:marTop w:val="0"/>
              <w:marBottom w:val="0"/>
              <w:divBdr>
                <w:top w:val="none" w:sz="0" w:space="0" w:color="auto"/>
                <w:left w:val="none" w:sz="0" w:space="0" w:color="auto"/>
                <w:bottom w:val="none" w:sz="0" w:space="0" w:color="auto"/>
                <w:right w:val="none" w:sz="0" w:space="0" w:color="auto"/>
              </w:divBdr>
            </w:div>
            <w:div w:id="1918245518">
              <w:marLeft w:val="0"/>
              <w:marRight w:val="0"/>
              <w:marTop w:val="0"/>
              <w:marBottom w:val="0"/>
              <w:divBdr>
                <w:top w:val="none" w:sz="0" w:space="0" w:color="auto"/>
                <w:left w:val="none" w:sz="0" w:space="0" w:color="auto"/>
                <w:bottom w:val="none" w:sz="0" w:space="0" w:color="auto"/>
                <w:right w:val="none" w:sz="0" w:space="0" w:color="auto"/>
              </w:divBdr>
            </w:div>
            <w:div w:id="1009796800">
              <w:marLeft w:val="0"/>
              <w:marRight w:val="0"/>
              <w:marTop w:val="0"/>
              <w:marBottom w:val="0"/>
              <w:divBdr>
                <w:top w:val="none" w:sz="0" w:space="0" w:color="auto"/>
                <w:left w:val="none" w:sz="0" w:space="0" w:color="auto"/>
                <w:bottom w:val="none" w:sz="0" w:space="0" w:color="auto"/>
                <w:right w:val="none" w:sz="0" w:space="0" w:color="auto"/>
              </w:divBdr>
            </w:div>
            <w:div w:id="1667052960">
              <w:marLeft w:val="0"/>
              <w:marRight w:val="0"/>
              <w:marTop w:val="0"/>
              <w:marBottom w:val="0"/>
              <w:divBdr>
                <w:top w:val="none" w:sz="0" w:space="0" w:color="auto"/>
                <w:left w:val="none" w:sz="0" w:space="0" w:color="auto"/>
                <w:bottom w:val="none" w:sz="0" w:space="0" w:color="auto"/>
                <w:right w:val="none" w:sz="0" w:space="0" w:color="auto"/>
              </w:divBdr>
            </w:div>
            <w:div w:id="1698964872">
              <w:marLeft w:val="0"/>
              <w:marRight w:val="0"/>
              <w:marTop w:val="0"/>
              <w:marBottom w:val="0"/>
              <w:divBdr>
                <w:top w:val="none" w:sz="0" w:space="0" w:color="auto"/>
                <w:left w:val="none" w:sz="0" w:space="0" w:color="auto"/>
                <w:bottom w:val="none" w:sz="0" w:space="0" w:color="auto"/>
                <w:right w:val="none" w:sz="0" w:space="0" w:color="auto"/>
              </w:divBdr>
            </w:div>
            <w:div w:id="1680814919">
              <w:marLeft w:val="0"/>
              <w:marRight w:val="0"/>
              <w:marTop w:val="0"/>
              <w:marBottom w:val="0"/>
              <w:divBdr>
                <w:top w:val="none" w:sz="0" w:space="0" w:color="auto"/>
                <w:left w:val="none" w:sz="0" w:space="0" w:color="auto"/>
                <w:bottom w:val="none" w:sz="0" w:space="0" w:color="auto"/>
                <w:right w:val="none" w:sz="0" w:space="0" w:color="auto"/>
              </w:divBdr>
            </w:div>
            <w:div w:id="1045907682">
              <w:marLeft w:val="0"/>
              <w:marRight w:val="0"/>
              <w:marTop w:val="0"/>
              <w:marBottom w:val="0"/>
              <w:divBdr>
                <w:top w:val="none" w:sz="0" w:space="0" w:color="auto"/>
                <w:left w:val="none" w:sz="0" w:space="0" w:color="auto"/>
                <w:bottom w:val="none" w:sz="0" w:space="0" w:color="auto"/>
                <w:right w:val="none" w:sz="0" w:space="0" w:color="auto"/>
              </w:divBdr>
            </w:div>
            <w:div w:id="485362546">
              <w:marLeft w:val="0"/>
              <w:marRight w:val="0"/>
              <w:marTop w:val="0"/>
              <w:marBottom w:val="0"/>
              <w:divBdr>
                <w:top w:val="none" w:sz="0" w:space="0" w:color="auto"/>
                <w:left w:val="none" w:sz="0" w:space="0" w:color="auto"/>
                <w:bottom w:val="none" w:sz="0" w:space="0" w:color="auto"/>
                <w:right w:val="none" w:sz="0" w:space="0" w:color="auto"/>
              </w:divBdr>
            </w:div>
            <w:div w:id="794373880">
              <w:marLeft w:val="0"/>
              <w:marRight w:val="0"/>
              <w:marTop w:val="0"/>
              <w:marBottom w:val="0"/>
              <w:divBdr>
                <w:top w:val="none" w:sz="0" w:space="0" w:color="auto"/>
                <w:left w:val="none" w:sz="0" w:space="0" w:color="auto"/>
                <w:bottom w:val="none" w:sz="0" w:space="0" w:color="auto"/>
                <w:right w:val="none" w:sz="0" w:space="0" w:color="auto"/>
              </w:divBdr>
            </w:div>
            <w:div w:id="2051025353">
              <w:marLeft w:val="0"/>
              <w:marRight w:val="0"/>
              <w:marTop w:val="0"/>
              <w:marBottom w:val="0"/>
              <w:divBdr>
                <w:top w:val="none" w:sz="0" w:space="0" w:color="auto"/>
                <w:left w:val="none" w:sz="0" w:space="0" w:color="auto"/>
                <w:bottom w:val="none" w:sz="0" w:space="0" w:color="auto"/>
                <w:right w:val="none" w:sz="0" w:space="0" w:color="auto"/>
              </w:divBdr>
            </w:div>
            <w:div w:id="154035271">
              <w:marLeft w:val="0"/>
              <w:marRight w:val="0"/>
              <w:marTop w:val="0"/>
              <w:marBottom w:val="0"/>
              <w:divBdr>
                <w:top w:val="none" w:sz="0" w:space="0" w:color="auto"/>
                <w:left w:val="none" w:sz="0" w:space="0" w:color="auto"/>
                <w:bottom w:val="none" w:sz="0" w:space="0" w:color="auto"/>
                <w:right w:val="none" w:sz="0" w:space="0" w:color="auto"/>
              </w:divBdr>
            </w:div>
            <w:div w:id="749039012">
              <w:marLeft w:val="0"/>
              <w:marRight w:val="0"/>
              <w:marTop w:val="0"/>
              <w:marBottom w:val="0"/>
              <w:divBdr>
                <w:top w:val="none" w:sz="0" w:space="0" w:color="auto"/>
                <w:left w:val="none" w:sz="0" w:space="0" w:color="auto"/>
                <w:bottom w:val="none" w:sz="0" w:space="0" w:color="auto"/>
                <w:right w:val="none" w:sz="0" w:space="0" w:color="auto"/>
              </w:divBdr>
            </w:div>
            <w:div w:id="1121220351">
              <w:marLeft w:val="0"/>
              <w:marRight w:val="0"/>
              <w:marTop w:val="0"/>
              <w:marBottom w:val="0"/>
              <w:divBdr>
                <w:top w:val="none" w:sz="0" w:space="0" w:color="auto"/>
                <w:left w:val="none" w:sz="0" w:space="0" w:color="auto"/>
                <w:bottom w:val="none" w:sz="0" w:space="0" w:color="auto"/>
                <w:right w:val="none" w:sz="0" w:space="0" w:color="auto"/>
              </w:divBdr>
            </w:div>
            <w:div w:id="838542202">
              <w:marLeft w:val="0"/>
              <w:marRight w:val="0"/>
              <w:marTop w:val="0"/>
              <w:marBottom w:val="0"/>
              <w:divBdr>
                <w:top w:val="none" w:sz="0" w:space="0" w:color="auto"/>
                <w:left w:val="none" w:sz="0" w:space="0" w:color="auto"/>
                <w:bottom w:val="none" w:sz="0" w:space="0" w:color="auto"/>
                <w:right w:val="none" w:sz="0" w:space="0" w:color="auto"/>
              </w:divBdr>
            </w:div>
            <w:div w:id="261306783">
              <w:marLeft w:val="0"/>
              <w:marRight w:val="0"/>
              <w:marTop w:val="0"/>
              <w:marBottom w:val="0"/>
              <w:divBdr>
                <w:top w:val="none" w:sz="0" w:space="0" w:color="auto"/>
                <w:left w:val="none" w:sz="0" w:space="0" w:color="auto"/>
                <w:bottom w:val="none" w:sz="0" w:space="0" w:color="auto"/>
                <w:right w:val="none" w:sz="0" w:space="0" w:color="auto"/>
              </w:divBdr>
            </w:div>
            <w:div w:id="447503977">
              <w:marLeft w:val="0"/>
              <w:marRight w:val="0"/>
              <w:marTop w:val="0"/>
              <w:marBottom w:val="0"/>
              <w:divBdr>
                <w:top w:val="none" w:sz="0" w:space="0" w:color="auto"/>
                <w:left w:val="none" w:sz="0" w:space="0" w:color="auto"/>
                <w:bottom w:val="none" w:sz="0" w:space="0" w:color="auto"/>
                <w:right w:val="none" w:sz="0" w:space="0" w:color="auto"/>
              </w:divBdr>
            </w:div>
            <w:div w:id="1989437835">
              <w:marLeft w:val="0"/>
              <w:marRight w:val="0"/>
              <w:marTop w:val="0"/>
              <w:marBottom w:val="0"/>
              <w:divBdr>
                <w:top w:val="none" w:sz="0" w:space="0" w:color="auto"/>
                <w:left w:val="none" w:sz="0" w:space="0" w:color="auto"/>
                <w:bottom w:val="none" w:sz="0" w:space="0" w:color="auto"/>
                <w:right w:val="none" w:sz="0" w:space="0" w:color="auto"/>
              </w:divBdr>
            </w:div>
            <w:div w:id="390929977">
              <w:marLeft w:val="0"/>
              <w:marRight w:val="0"/>
              <w:marTop w:val="0"/>
              <w:marBottom w:val="0"/>
              <w:divBdr>
                <w:top w:val="none" w:sz="0" w:space="0" w:color="auto"/>
                <w:left w:val="none" w:sz="0" w:space="0" w:color="auto"/>
                <w:bottom w:val="none" w:sz="0" w:space="0" w:color="auto"/>
                <w:right w:val="none" w:sz="0" w:space="0" w:color="auto"/>
              </w:divBdr>
            </w:div>
            <w:div w:id="2137137763">
              <w:marLeft w:val="0"/>
              <w:marRight w:val="0"/>
              <w:marTop w:val="0"/>
              <w:marBottom w:val="0"/>
              <w:divBdr>
                <w:top w:val="none" w:sz="0" w:space="0" w:color="auto"/>
                <w:left w:val="none" w:sz="0" w:space="0" w:color="auto"/>
                <w:bottom w:val="none" w:sz="0" w:space="0" w:color="auto"/>
                <w:right w:val="none" w:sz="0" w:space="0" w:color="auto"/>
              </w:divBdr>
            </w:div>
            <w:div w:id="1383017601">
              <w:marLeft w:val="0"/>
              <w:marRight w:val="0"/>
              <w:marTop w:val="0"/>
              <w:marBottom w:val="0"/>
              <w:divBdr>
                <w:top w:val="none" w:sz="0" w:space="0" w:color="auto"/>
                <w:left w:val="none" w:sz="0" w:space="0" w:color="auto"/>
                <w:bottom w:val="none" w:sz="0" w:space="0" w:color="auto"/>
                <w:right w:val="none" w:sz="0" w:space="0" w:color="auto"/>
              </w:divBdr>
            </w:div>
            <w:div w:id="1667130150">
              <w:marLeft w:val="0"/>
              <w:marRight w:val="0"/>
              <w:marTop w:val="0"/>
              <w:marBottom w:val="0"/>
              <w:divBdr>
                <w:top w:val="none" w:sz="0" w:space="0" w:color="auto"/>
                <w:left w:val="none" w:sz="0" w:space="0" w:color="auto"/>
                <w:bottom w:val="none" w:sz="0" w:space="0" w:color="auto"/>
                <w:right w:val="none" w:sz="0" w:space="0" w:color="auto"/>
              </w:divBdr>
            </w:div>
            <w:div w:id="1581405970">
              <w:marLeft w:val="0"/>
              <w:marRight w:val="0"/>
              <w:marTop w:val="0"/>
              <w:marBottom w:val="0"/>
              <w:divBdr>
                <w:top w:val="none" w:sz="0" w:space="0" w:color="auto"/>
                <w:left w:val="none" w:sz="0" w:space="0" w:color="auto"/>
                <w:bottom w:val="none" w:sz="0" w:space="0" w:color="auto"/>
                <w:right w:val="none" w:sz="0" w:space="0" w:color="auto"/>
              </w:divBdr>
            </w:div>
            <w:div w:id="1985701043">
              <w:marLeft w:val="0"/>
              <w:marRight w:val="0"/>
              <w:marTop w:val="0"/>
              <w:marBottom w:val="0"/>
              <w:divBdr>
                <w:top w:val="none" w:sz="0" w:space="0" w:color="auto"/>
                <w:left w:val="none" w:sz="0" w:space="0" w:color="auto"/>
                <w:bottom w:val="none" w:sz="0" w:space="0" w:color="auto"/>
                <w:right w:val="none" w:sz="0" w:space="0" w:color="auto"/>
              </w:divBdr>
            </w:div>
            <w:div w:id="1552233417">
              <w:marLeft w:val="0"/>
              <w:marRight w:val="0"/>
              <w:marTop w:val="0"/>
              <w:marBottom w:val="0"/>
              <w:divBdr>
                <w:top w:val="none" w:sz="0" w:space="0" w:color="auto"/>
                <w:left w:val="none" w:sz="0" w:space="0" w:color="auto"/>
                <w:bottom w:val="none" w:sz="0" w:space="0" w:color="auto"/>
                <w:right w:val="none" w:sz="0" w:space="0" w:color="auto"/>
              </w:divBdr>
            </w:div>
            <w:div w:id="1118912810">
              <w:marLeft w:val="0"/>
              <w:marRight w:val="0"/>
              <w:marTop w:val="0"/>
              <w:marBottom w:val="0"/>
              <w:divBdr>
                <w:top w:val="none" w:sz="0" w:space="0" w:color="auto"/>
                <w:left w:val="none" w:sz="0" w:space="0" w:color="auto"/>
                <w:bottom w:val="none" w:sz="0" w:space="0" w:color="auto"/>
                <w:right w:val="none" w:sz="0" w:space="0" w:color="auto"/>
              </w:divBdr>
            </w:div>
            <w:div w:id="2121601704">
              <w:marLeft w:val="0"/>
              <w:marRight w:val="0"/>
              <w:marTop w:val="0"/>
              <w:marBottom w:val="0"/>
              <w:divBdr>
                <w:top w:val="none" w:sz="0" w:space="0" w:color="auto"/>
                <w:left w:val="none" w:sz="0" w:space="0" w:color="auto"/>
                <w:bottom w:val="none" w:sz="0" w:space="0" w:color="auto"/>
                <w:right w:val="none" w:sz="0" w:space="0" w:color="auto"/>
              </w:divBdr>
            </w:div>
            <w:div w:id="10230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3902">
      <w:bodyDiv w:val="1"/>
      <w:marLeft w:val="0"/>
      <w:marRight w:val="0"/>
      <w:marTop w:val="0"/>
      <w:marBottom w:val="0"/>
      <w:divBdr>
        <w:top w:val="none" w:sz="0" w:space="0" w:color="auto"/>
        <w:left w:val="none" w:sz="0" w:space="0" w:color="auto"/>
        <w:bottom w:val="none" w:sz="0" w:space="0" w:color="auto"/>
        <w:right w:val="none" w:sz="0" w:space="0" w:color="auto"/>
      </w:divBdr>
      <w:divsChild>
        <w:div w:id="929580537">
          <w:marLeft w:val="0"/>
          <w:marRight w:val="0"/>
          <w:marTop w:val="0"/>
          <w:marBottom w:val="0"/>
          <w:divBdr>
            <w:top w:val="none" w:sz="0" w:space="0" w:color="auto"/>
            <w:left w:val="none" w:sz="0" w:space="0" w:color="auto"/>
            <w:bottom w:val="none" w:sz="0" w:space="0" w:color="auto"/>
            <w:right w:val="none" w:sz="0" w:space="0" w:color="auto"/>
          </w:divBdr>
        </w:div>
        <w:div w:id="29064869">
          <w:marLeft w:val="0"/>
          <w:marRight w:val="0"/>
          <w:marTop w:val="0"/>
          <w:marBottom w:val="0"/>
          <w:divBdr>
            <w:top w:val="none" w:sz="0" w:space="0" w:color="auto"/>
            <w:left w:val="none" w:sz="0" w:space="0" w:color="auto"/>
            <w:bottom w:val="none" w:sz="0" w:space="0" w:color="auto"/>
            <w:right w:val="none" w:sz="0" w:space="0" w:color="auto"/>
          </w:divBdr>
        </w:div>
      </w:divsChild>
    </w:div>
    <w:div w:id="827012648">
      <w:bodyDiv w:val="1"/>
      <w:marLeft w:val="0"/>
      <w:marRight w:val="0"/>
      <w:marTop w:val="0"/>
      <w:marBottom w:val="0"/>
      <w:divBdr>
        <w:top w:val="none" w:sz="0" w:space="0" w:color="auto"/>
        <w:left w:val="none" w:sz="0" w:space="0" w:color="auto"/>
        <w:bottom w:val="none" w:sz="0" w:space="0" w:color="auto"/>
        <w:right w:val="none" w:sz="0" w:space="0" w:color="auto"/>
      </w:divBdr>
      <w:divsChild>
        <w:div w:id="1380981738">
          <w:marLeft w:val="0"/>
          <w:marRight w:val="0"/>
          <w:marTop w:val="0"/>
          <w:marBottom w:val="0"/>
          <w:divBdr>
            <w:top w:val="none" w:sz="0" w:space="0" w:color="auto"/>
            <w:left w:val="none" w:sz="0" w:space="0" w:color="auto"/>
            <w:bottom w:val="none" w:sz="0" w:space="0" w:color="auto"/>
            <w:right w:val="none" w:sz="0" w:space="0" w:color="auto"/>
          </w:divBdr>
        </w:div>
        <w:div w:id="896553998">
          <w:marLeft w:val="0"/>
          <w:marRight w:val="0"/>
          <w:marTop w:val="0"/>
          <w:marBottom w:val="0"/>
          <w:divBdr>
            <w:top w:val="none" w:sz="0" w:space="0" w:color="auto"/>
            <w:left w:val="none" w:sz="0" w:space="0" w:color="auto"/>
            <w:bottom w:val="none" w:sz="0" w:space="0" w:color="auto"/>
            <w:right w:val="none" w:sz="0" w:space="0" w:color="auto"/>
          </w:divBdr>
          <w:divsChild>
            <w:div w:id="815991940">
              <w:marLeft w:val="0"/>
              <w:marRight w:val="0"/>
              <w:marTop w:val="0"/>
              <w:marBottom w:val="0"/>
              <w:divBdr>
                <w:top w:val="none" w:sz="0" w:space="0" w:color="auto"/>
                <w:left w:val="none" w:sz="0" w:space="0" w:color="auto"/>
                <w:bottom w:val="none" w:sz="0" w:space="0" w:color="auto"/>
                <w:right w:val="none" w:sz="0" w:space="0" w:color="auto"/>
              </w:divBdr>
              <w:divsChild>
                <w:div w:id="720832057">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830950234">
      <w:bodyDiv w:val="1"/>
      <w:marLeft w:val="0"/>
      <w:marRight w:val="0"/>
      <w:marTop w:val="0"/>
      <w:marBottom w:val="0"/>
      <w:divBdr>
        <w:top w:val="none" w:sz="0" w:space="0" w:color="auto"/>
        <w:left w:val="none" w:sz="0" w:space="0" w:color="auto"/>
        <w:bottom w:val="none" w:sz="0" w:space="0" w:color="auto"/>
        <w:right w:val="none" w:sz="0" w:space="0" w:color="auto"/>
      </w:divBdr>
      <w:divsChild>
        <w:div w:id="465127524">
          <w:marLeft w:val="0"/>
          <w:marRight w:val="0"/>
          <w:marTop w:val="0"/>
          <w:marBottom w:val="0"/>
          <w:divBdr>
            <w:top w:val="none" w:sz="0" w:space="0" w:color="auto"/>
            <w:left w:val="none" w:sz="0" w:space="0" w:color="auto"/>
            <w:bottom w:val="none" w:sz="0" w:space="0" w:color="auto"/>
            <w:right w:val="none" w:sz="0" w:space="0" w:color="auto"/>
          </w:divBdr>
        </w:div>
      </w:divsChild>
    </w:div>
    <w:div w:id="869487558">
      <w:bodyDiv w:val="1"/>
      <w:marLeft w:val="0"/>
      <w:marRight w:val="0"/>
      <w:marTop w:val="0"/>
      <w:marBottom w:val="0"/>
      <w:divBdr>
        <w:top w:val="none" w:sz="0" w:space="0" w:color="auto"/>
        <w:left w:val="none" w:sz="0" w:space="0" w:color="auto"/>
        <w:bottom w:val="none" w:sz="0" w:space="0" w:color="auto"/>
        <w:right w:val="none" w:sz="0" w:space="0" w:color="auto"/>
      </w:divBdr>
      <w:divsChild>
        <w:div w:id="1603803313">
          <w:marLeft w:val="0"/>
          <w:marRight w:val="0"/>
          <w:marTop w:val="0"/>
          <w:marBottom w:val="0"/>
          <w:divBdr>
            <w:top w:val="none" w:sz="0" w:space="0" w:color="auto"/>
            <w:left w:val="none" w:sz="0" w:space="0" w:color="auto"/>
            <w:bottom w:val="none" w:sz="0" w:space="0" w:color="auto"/>
            <w:right w:val="none" w:sz="0" w:space="0" w:color="auto"/>
          </w:divBdr>
        </w:div>
        <w:div w:id="1368025463">
          <w:marLeft w:val="0"/>
          <w:marRight w:val="0"/>
          <w:marTop w:val="0"/>
          <w:marBottom w:val="0"/>
          <w:divBdr>
            <w:top w:val="none" w:sz="0" w:space="0" w:color="auto"/>
            <w:left w:val="none" w:sz="0" w:space="0" w:color="auto"/>
            <w:bottom w:val="none" w:sz="0" w:space="0" w:color="auto"/>
            <w:right w:val="none" w:sz="0" w:space="0" w:color="auto"/>
          </w:divBdr>
        </w:div>
      </w:divsChild>
    </w:div>
    <w:div w:id="932741028">
      <w:bodyDiv w:val="1"/>
      <w:marLeft w:val="0"/>
      <w:marRight w:val="0"/>
      <w:marTop w:val="0"/>
      <w:marBottom w:val="0"/>
      <w:divBdr>
        <w:top w:val="none" w:sz="0" w:space="0" w:color="auto"/>
        <w:left w:val="none" w:sz="0" w:space="0" w:color="auto"/>
        <w:bottom w:val="none" w:sz="0" w:space="0" w:color="auto"/>
        <w:right w:val="none" w:sz="0" w:space="0" w:color="auto"/>
      </w:divBdr>
      <w:divsChild>
        <w:div w:id="1013721682">
          <w:marLeft w:val="0"/>
          <w:marRight w:val="0"/>
          <w:marTop w:val="0"/>
          <w:marBottom w:val="0"/>
          <w:divBdr>
            <w:top w:val="none" w:sz="0" w:space="0" w:color="auto"/>
            <w:left w:val="none" w:sz="0" w:space="0" w:color="auto"/>
            <w:bottom w:val="none" w:sz="0" w:space="0" w:color="auto"/>
            <w:right w:val="none" w:sz="0" w:space="0" w:color="auto"/>
          </w:divBdr>
        </w:div>
        <w:div w:id="737048535">
          <w:marLeft w:val="0"/>
          <w:marRight w:val="0"/>
          <w:marTop w:val="0"/>
          <w:marBottom w:val="0"/>
          <w:divBdr>
            <w:top w:val="none" w:sz="0" w:space="0" w:color="auto"/>
            <w:left w:val="none" w:sz="0" w:space="0" w:color="auto"/>
            <w:bottom w:val="none" w:sz="0" w:space="0" w:color="auto"/>
            <w:right w:val="none" w:sz="0" w:space="0" w:color="auto"/>
          </w:divBdr>
        </w:div>
        <w:div w:id="331685887">
          <w:marLeft w:val="0"/>
          <w:marRight w:val="0"/>
          <w:marTop w:val="0"/>
          <w:marBottom w:val="0"/>
          <w:divBdr>
            <w:top w:val="none" w:sz="0" w:space="0" w:color="auto"/>
            <w:left w:val="none" w:sz="0" w:space="0" w:color="auto"/>
            <w:bottom w:val="none" w:sz="0" w:space="0" w:color="auto"/>
            <w:right w:val="none" w:sz="0" w:space="0" w:color="auto"/>
          </w:divBdr>
        </w:div>
        <w:div w:id="2099597838">
          <w:marLeft w:val="0"/>
          <w:marRight w:val="0"/>
          <w:marTop w:val="0"/>
          <w:marBottom w:val="0"/>
          <w:divBdr>
            <w:top w:val="none" w:sz="0" w:space="0" w:color="auto"/>
            <w:left w:val="none" w:sz="0" w:space="0" w:color="auto"/>
            <w:bottom w:val="none" w:sz="0" w:space="0" w:color="auto"/>
            <w:right w:val="none" w:sz="0" w:space="0" w:color="auto"/>
          </w:divBdr>
        </w:div>
        <w:div w:id="1998342698">
          <w:marLeft w:val="0"/>
          <w:marRight w:val="0"/>
          <w:marTop w:val="0"/>
          <w:marBottom w:val="0"/>
          <w:divBdr>
            <w:top w:val="none" w:sz="0" w:space="0" w:color="auto"/>
            <w:left w:val="none" w:sz="0" w:space="0" w:color="auto"/>
            <w:bottom w:val="none" w:sz="0" w:space="0" w:color="auto"/>
            <w:right w:val="none" w:sz="0" w:space="0" w:color="auto"/>
          </w:divBdr>
        </w:div>
        <w:div w:id="1188446770">
          <w:marLeft w:val="0"/>
          <w:marRight w:val="0"/>
          <w:marTop w:val="0"/>
          <w:marBottom w:val="0"/>
          <w:divBdr>
            <w:top w:val="none" w:sz="0" w:space="0" w:color="auto"/>
            <w:left w:val="none" w:sz="0" w:space="0" w:color="auto"/>
            <w:bottom w:val="none" w:sz="0" w:space="0" w:color="auto"/>
            <w:right w:val="none" w:sz="0" w:space="0" w:color="auto"/>
          </w:divBdr>
        </w:div>
        <w:div w:id="26570581">
          <w:marLeft w:val="0"/>
          <w:marRight w:val="0"/>
          <w:marTop w:val="0"/>
          <w:marBottom w:val="0"/>
          <w:divBdr>
            <w:top w:val="none" w:sz="0" w:space="0" w:color="auto"/>
            <w:left w:val="none" w:sz="0" w:space="0" w:color="auto"/>
            <w:bottom w:val="none" w:sz="0" w:space="0" w:color="auto"/>
            <w:right w:val="none" w:sz="0" w:space="0" w:color="auto"/>
          </w:divBdr>
        </w:div>
        <w:div w:id="671417572">
          <w:marLeft w:val="0"/>
          <w:marRight w:val="0"/>
          <w:marTop w:val="0"/>
          <w:marBottom w:val="0"/>
          <w:divBdr>
            <w:top w:val="none" w:sz="0" w:space="0" w:color="auto"/>
            <w:left w:val="none" w:sz="0" w:space="0" w:color="auto"/>
            <w:bottom w:val="none" w:sz="0" w:space="0" w:color="auto"/>
            <w:right w:val="none" w:sz="0" w:space="0" w:color="auto"/>
          </w:divBdr>
        </w:div>
        <w:div w:id="645399548">
          <w:marLeft w:val="0"/>
          <w:marRight w:val="0"/>
          <w:marTop w:val="0"/>
          <w:marBottom w:val="0"/>
          <w:divBdr>
            <w:top w:val="none" w:sz="0" w:space="0" w:color="auto"/>
            <w:left w:val="none" w:sz="0" w:space="0" w:color="auto"/>
            <w:bottom w:val="none" w:sz="0" w:space="0" w:color="auto"/>
            <w:right w:val="none" w:sz="0" w:space="0" w:color="auto"/>
          </w:divBdr>
        </w:div>
        <w:div w:id="1360664442">
          <w:marLeft w:val="0"/>
          <w:marRight w:val="0"/>
          <w:marTop w:val="0"/>
          <w:marBottom w:val="0"/>
          <w:divBdr>
            <w:top w:val="none" w:sz="0" w:space="0" w:color="auto"/>
            <w:left w:val="none" w:sz="0" w:space="0" w:color="auto"/>
            <w:bottom w:val="none" w:sz="0" w:space="0" w:color="auto"/>
            <w:right w:val="none" w:sz="0" w:space="0" w:color="auto"/>
          </w:divBdr>
        </w:div>
      </w:divsChild>
    </w:div>
    <w:div w:id="970402658">
      <w:bodyDiv w:val="1"/>
      <w:marLeft w:val="0"/>
      <w:marRight w:val="0"/>
      <w:marTop w:val="0"/>
      <w:marBottom w:val="0"/>
      <w:divBdr>
        <w:top w:val="none" w:sz="0" w:space="0" w:color="auto"/>
        <w:left w:val="none" w:sz="0" w:space="0" w:color="auto"/>
        <w:bottom w:val="none" w:sz="0" w:space="0" w:color="auto"/>
        <w:right w:val="none" w:sz="0" w:space="0" w:color="auto"/>
      </w:divBdr>
    </w:div>
    <w:div w:id="976685823">
      <w:bodyDiv w:val="1"/>
      <w:marLeft w:val="0"/>
      <w:marRight w:val="0"/>
      <w:marTop w:val="0"/>
      <w:marBottom w:val="0"/>
      <w:divBdr>
        <w:top w:val="none" w:sz="0" w:space="0" w:color="auto"/>
        <w:left w:val="none" w:sz="0" w:space="0" w:color="auto"/>
        <w:bottom w:val="none" w:sz="0" w:space="0" w:color="auto"/>
        <w:right w:val="none" w:sz="0" w:space="0" w:color="auto"/>
      </w:divBdr>
      <w:divsChild>
        <w:div w:id="1597245780">
          <w:marLeft w:val="0"/>
          <w:marRight w:val="0"/>
          <w:marTop w:val="0"/>
          <w:marBottom w:val="0"/>
          <w:divBdr>
            <w:top w:val="none" w:sz="0" w:space="0" w:color="auto"/>
            <w:left w:val="none" w:sz="0" w:space="0" w:color="auto"/>
            <w:bottom w:val="none" w:sz="0" w:space="0" w:color="auto"/>
            <w:right w:val="none" w:sz="0" w:space="0" w:color="auto"/>
          </w:divBdr>
        </w:div>
        <w:div w:id="1858618036">
          <w:marLeft w:val="0"/>
          <w:marRight w:val="0"/>
          <w:marTop w:val="0"/>
          <w:marBottom w:val="0"/>
          <w:divBdr>
            <w:top w:val="none" w:sz="0" w:space="0" w:color="auto"/>
            <w:left w:val="none" w:sz="0" w:space="0" w:color="auto"/>
            <w:bottom w:val="none" w:sz="0" w:space="0" w:color="auto"/>
            <w:right w:val="none" w:sz="0" w:space="0" w:color="auto"/>
          </w:divBdr>
        </w:div>
        <w:div w:id="456067565">
          <w:marLeft w:val="0"/>
          <w:marRight w:val="0"/>
          <w:marTop w:val="0"/>
          <w:marBottom w:val="0"/>
          <w:divBdr>
            <w:top w:val="none" w:sz="0" w:space="0" w:color="auto"/>
            <w:left w:val="none" w:sz="0" w:space="0" w:color="auto"/>
            <w:bottom w:val="none" w:sz="0" w:space="0" w:color="auto"/>
            <w:right w:val="none" w:sz="0" w:space="0" w:color="auto"/>
          </w:divBdr>
        </w:div>
        <w:div w:id="1345745170">
          <w:marLeft w:val="0"/>
          <w:marRight w:val="0"/>
          <w:marTop w:val="0"/>
          <w:marBottom w:val="0"/>
          <w:divBdr>
            <w:top w:val="none" w:sz="0" w:space="0" w:color="auto"/>
            <w:left w:val="none" w:sz="0" w:space="0" w:color="auto"/>
            <w:bottom w:val="none" w:sz="0" w:space="0" w:color="auto"/>
            <w:right w:val="none" w:sz="0" w:space="0" w:color="auto"/>
          </w:divBdr>
        </w:div>
        <w:div w:id="2005817980">
          <w:marLeft w:val="0"/>
          <w:marRight w:val="0"/>
          <w:marTop w:val="0"/>
          <w:marBottom w:val="0"/>
          <w:divBdr>
            <w:top w:val="none" w:sz="0" w:space="0" w:color="auto"/>
            <w:left w:val="none" w:sz="0" w:space="0" w:color="auto"/>
            <w:bottom w:val="none" w:sz="0" w:space="0" w:color="auto"/>
            <w:right w:val="none" w:sz="0" w:space="0" w:color="auto"/>
          </w:divBdr>
        </w:div>
        <w:div w:id="1723139401">
          <w:marLeft w:val="0"/>
          <w:marRight w:val="0"/>
          <w:marTop w:val="0"/>
          <w:marBottom w:val="0"/>
          <w:divBdr>
            <w:top w:val="none" w:sz="0" w:space="0" w:color="auto"/>
            <w:left w:val="none" w:sz="0" w:space="0" w:color="auto"/>
            <w:bottom w:val="none" w:sz="0" w:space="0" w:color="auto"/>
            <w:right w:val="none" w:sz="0" w:space="0" w:color="auto"/>
          </w:divBdr>
        </w:div>
        <w:div w:id="1371144239">
          <w:marLeft w:val="0"/>
          <w:marRight w:val="0"/>
          <w:marTop w:val="0"/>
          <w:marBottom w:val="0"/>
          <w:divBdr>
            <w:top w:val="none" w:sz="0" w:space="0" w:color="auto"/>
            <w:left w:val="none" w:sz="0" w:space="0" w:color="auto"/>
            <w:bottom w:val="none" w:sz="0" w:space="0" w:color="auto"/>
            <w:right w:val="none" w:sz="0" w:space="0" w:color="auto"/>
          </w:divBdr>
        </w:div>
        <w:div w:id="73825387">
          <w:marLeft w:val="0"/>
          <w:marRight w:val="0"/>
          <w:marTop w:val="0"/>
          <w:marBottom w:val="0"/>
          <w:divBdr>
            <w:top w:val="none" w:sz="0" w:space="0" w:color="auto"/>
            <w:left w:val="none" w:sz="0" w:space="0" w:color="auto"/>
            <w:bottom w:val="none" w:sz="0" w:space="0" w:color="auto"/>
            <w:right w:val="none" w:sz="0" w:space="0" w:color="auto"/>
          </w:divBdr>
        </w:div>
        <w:div w:id="947276410">
          <w:marLeft w:val="0"/>
          <w:marRight w:val="0"/>
          <w:marTop w:val="0"/>
          <w:marBottom w:val="0"/>
          <w:divBdr>
            <w:top w:val="none" w:sz="0" w:space="0" w:color="auto"/>
            <w:left w:val="none" w:sz="0" w:space="0" w:color="auto"/>
            <w:bottom w:val="none" w:sz="0" w:space="0" w:color="auto"/>
            <w:right w:val="none" w:sz="0" w:space="0" w:color="auto"/>
          </w:divBdr>
        </w:div>
        <w:div w:id="1146704250">
          <w:marLeft w:val="0"/>
          <w:marRight w:val="0"/>
          <w:marTop w:val="0"/>
          <w:marBottom w:val="0"/>
          <w:divBdr>
            <w:top w:val="none" w:sz="0" w:space="0" w:color="auto"/>
            <w:left w:val="none" w:sz="0" w:space="0" w:color="auto"/>
            <w:bottom w:val="none" w:sz="0" w:space="0" w:color="auto"/>
            <w:right w:val="none" w:sz="0" w:space="0" w:color="auto"/>
          </w:divBdr>
        </w:div>
        <w:div w:id="1325740019">
          <w:marLeft w:val="0"/>
          <w:marRight w:val="0"/>
          <w:marTop w:val="0"/>
          <w:marBottom w:val="0"/>
          <w:divBdr>
            <w:top w:val="none" w:sz="0" w:space="0" w:color="auto"/>
            <w:left w:val="none" w:sz="0" w:space="0" w:color="auto"/>
            <w:bottom w:val="none" w:sz="0" w:space="0" w:color="auto"/>
            <w:right w:val="none" w:sz="0" w:space="0" w:color="auto"/>
          </w:divBdr>
        </w:div>
        <w:div w:id="503906939">
          <w:marLeft w:val="0"/>
          <w:marRight w:val="0"/>
          <w:marTop w:val="0"/>
          <w:marBottom w:val="0"/>
          <w:divBdr>
            <w:top w:val="none" w:sz="0" w:space="0" w:color="auto"/>
            <w:left w:val="none" w:sz="0" w:space="0" w:color="auto"/>
            <w:bottom w:val="none" w:sz="0" w:space="0" w:color="auto"/>
            <w:right w:val="none" w:sz="0" w:space="0" w:color="auto"/>
          </w:divBdr>
        </w:div>
      </w:divsChild>
    </w:div>
    <w:div w:id="994145812">
      <w:bodyDiv w:val="1"/>
      <w:marLeft w:val="0"/>
      <w:marRight w:val="0"/>
      <w:marTop w:val="0"/>
      <w:marBottom w:val="0"/>
      <w:divBdr>
        <w:top w:val="none" w:sz="0" w:space="0" w:color="auto"/>
        <w:left w:val="none" w:sz="0" w:space="0" w:color="auto"/>
        <w:bottom w:val="none" w:sz="0" w:space="0" w:color="auto"/>
        <w:right w:val="none" w:sz="0" w:space="0" w:color="auto"/>
      </w:divBdr>
    </w:div>
    <w:div w:id="1048799058">
      <w:bodyDiv w:val="1"/>
      <w:marLeft w:val="0"/>
      <w:marRight w:val="0"/>
      <w:marTop w:val="0"/>
      <w:marBottom w:val="0"/>
      <w:divBdr>
        <w:top w:val="none" w:sz="0" w:space="0" w:color="auto"/>
        <w:left w:val="none" w:sz="0" w:space="0" w:color="auto"/>
        <w:bottom w:val="none" w:sz="0" w:space="0" w:color="auto"/>
        <w:right w:val="none" w:sz="0" w:space="0" w:color="auto"/>
      </w:divBdr>
    </w:div>
    <w:div w:id="1110248586">
      <w:bodyDiv w:val="1"/>
      <w:marLeft w:val="0"/>
      <w:marRight w:val="0"/>
      <w:marTop w:val="0"/>
      <w:marBottom w:val="0"/>
      <w:divBdr>
        <w:top w:val="none" w:sz="0" w:space="0" w:color="auto"/>
        <w:left w:val="none" w:sz="0" w:space="0" w:color="auto"/>
        <w:bottom w:val="none" w:sz="0" w:space="0" w:color="auto"/>
        <w:right w:val="none" w:sz="0" w:space="0" w:color="auto"/>
      </w:divBdr>
    </w:div>
    <w:div w:id="1134910220">
      <w:bodyDiv w:val="1"/>
      <w:marLeft w:val="0"/>
      <w:marRight w:val="0"/>
      <w:marTop w:val="0"/>
      <w:marBottom w:val="0"/>
      <w:divBdr>
        <w:top w:val="none" w:sz="0" w:space="0" w:color="auto"/>
        <w:left w:val="none" w:sz="0" w:space="0" w:color="auto"/>
        <w:bottom w:val="none" w:sz="0" w:space="0" w:color="auto"/>
        <w:right w:val="none" w:sz="0" w:space="0" w:color="auto"/>
      </w:divBdr>
    </w:div>
    <w:div w:id="1155755632">
      <w:bodyDiv w:val="1"/>
      <w:marLeft w:val="0"/>
      <w:marRight w:val="0"/>
      <w:marTop w:val="0"/>
      <w:marBottom w:val="0"/>
      <w:divBdr>
        <w:top w:val="none" w:sz="0" w:space="0" w:color="auto"/>
        <w:left w:val="none" w:sz="0" w:space="0" w:color="auto"/>
        <w:bottom w:val="none" w:sz="0" w:space="0" w:color="auto"/>
        <w:right w:val="none" w:sz="0" w:space="0" w:color="auto"/>
      </w:divBdr>
    </w:div>
    <w:div w:id="1225484552">
      <w:bodyDiv w:val="1"/>
      <w:marLeft w:val="0"/>
      <w:marRight w:val="0"/>
      <w:marTop w:val="0"/>
      <w:marBottom w:val="0"/>
      <w:divBdr>
        <w:top w:val="none" w:sz="0" w:space="0" w:color="auto"/>
        <w:left w:val="none" w:sz="0" w:space="0" w:color="auto"/>
        <w:bottom w:val="none" w:sz="0" w:space="0" w:color="auto"/>
        <w:right w:val="none" w:sz="0" w:space="0" w:color="auto"/>
      </w:divBdr>
    </w:div>
    <w:div w:id="1232232691">
      <w:bodyDiv w:val="1"/>
      <w:marLeft w:val="0"/>
      <w:marRight w:val="0"/>
      <w:marTop w:val="0"/>
      <w:marBottom w:val="0"/>
      <w:divBdr>
        <w:top w:val="none" w:sz="0" w:space="0" w:color="auto"/>
        <w:left w:val="none" w:sz="0" w:space="0" w:color="auto"/>
        <w:bottom w:val="none" w:sz="0" w:space="0" w:color="auto"/>
        <w:right w:val="none" w:sz="0" w:space="0" w:color="auto"/>
      </w:divBdr>
      <w:divsChild>
        <w:div w:id="915669334">
          <w:marLeft w:val="0"/>
          <w:marRight w:val="0"/>
          <w:marTop w:val="0"/>
          <w:marBottom w:val="0"/>
          <w:divBdr>
            <w:top w:val="none" w:sz="0" w:space="0" w:color="auto"/>
            <w:left w:val="none" w:sz="0" w:space="0" w:color="auto"/>
            <w:bottom w:val="none" w:sz="0" w:space="0" w:color="auto"/>
            <w:right w:val="none" w:sz="0" w:space="0" w:color="auto"/>
          </w:divBdr>
          <w:divsChild>
            <w:div w:id="16545654">
              <w:marLeft w:val="0"/>
              <w:marRight w:val="0"/>
              <w:marTop w:val="0"/>
              <w:marBottom w:val="0"/>
              <w:divBdr>
                <w:top w:val="none" w:sz="0" w:space="0" w:color="auto"/>
                <w:left w:val="none" w:sz="0" w:space="0" w:color="auto"/>
                <w:bottom w:val="none" w:sz="0" w:space="0" w:color="auto"/>
                <w:right w:val="none" w:sz="0" w:space="0" w:color="auto"/>
              </w:divBdr>
            </w:div>
            <w:div w:id="669722310">
              <w:marLeft w:val="0"/>
              <w:marRight w:val="0"/>
              <w:marTop w:val="0"/>
              <w:marBottom w:val="0"/>
              <w:divBdr>
                <w:top w:val="none" w:sz="0" w:space="0" w:color="auto"/>
                <w:left w:val="none" w:sz="0" w:space="0" w:color="auto"/>
                <w:bottom w:val="none" w:sz="0" w:space="0" w:color="auto"/>
                <w:right w:val="none" w:sz="0" w:space="0" w:color="auto"/>
              </w:divBdr>
            </w:div>
            <w:div w:id="33119953">
              <w:marLeft w:val="0"/>
              <w:marRight w:val="0"/>
              <w:marTop w:val="0"/>
              <w:marBottom w:val="0"/>
              <w:divBdr>
                <w:top w:val="none" w:sz="0" w:space="0" w:color="auto"/>
                <w:left w:val="none" w:sz="0" w:space="0" w:color="auto"/>
                <w:bottom w:val="none" w:sz="0" w:space="0" w:color="auto"/>
                <w:right w:val="none" w:sz="0" w:space="0" w:color="auto"/>
              </w:divBdr>
            </w:div>
            <w:div w:id="593366339">
              <w:marLeft w:val="0"/>
              <w:marRight w:val="0"/>
              <w:marTop w:val="0"/>
              <w:marBottom w:val="0"/>
              <w:divBdr>
                <w:top w:val="none" w:sz="0" w:space="0" w:color="auto"/>
                <w:left w:val="none" w:sz="0" w:space="0" w:color="auto"/>
                <w:bottom w:val="none" w:sz="0" w:space="0" w:color="auto"/>
                <w:right w:val="none" w:sz="0" w:space="0" w:color="auto"/>
              </w:divBdr>
            </w:div>
            <w:div w:id="1347950951">
              <w:marLeft w:val="0"/>
              <w:marRight w:val="0"/>
              <w:marTop w:val="0"/>
              <w:marBottom w:val="0"/>
              <w:divBdr>
                <w:top w:val="none" w:sz="0" w:space="0" w:color="auto"/>
                <w:left w:val="none" w:sz="0" w:space="0" w:color="auto"/>
                <w:bottom w:val="none" w:sz="0" w:space="0" w:color="auto"/>
                <w:right w:val="none" w:sz="0" w:space="0" w:color="auto"/>
              </w:divBdr>
            </w:div>
            <w:div w:id="35930202">
              <w:marLeft w:val="0"/>
              <w:marRight w:val="0"/>
              <w:marTop w:val="0"/>
              <w:marBottom w:val="0"/>
              <w:divBdr>
                <w:top w:val="none" w:sz="0" w:space="0" w:color="auto"/>
                <w:left w:val="none" w:sz="0" w:space="0" w:color="auto"/>
                <w:bottom w:val="none" w:sz="0" w:space="0" w:color="auto"/>
                <w:right w:val="none" w:sz="0" w:space="0" w:color="auto"/>
              </w:divBdr>
            </w:div>
            <w:div w:id="1218394530">
              <w:marLeft w:val="0"/>
              <w:marRight w:val="0"/>
              <w:marTop w:val="0"/>
              <w:marBottom w:val="0"/>
              <w:divBdr>
                <w:top w:val="none" w:sz="0" w:space="0" w:color="auto"/>
                <w:left w:val="none" w:sz="0" w:space="0" w:color="auto"/>
                <w:bottom w:val="none" w:sz="0" w:space="0" w:color="auto"/>
                <w:right w:val="none" w:sz="0" w:space="0" w:color="auto"/>
              </w:divBdr>
            </w:div>
            <w:div w:id="667367484">
              <w:marLeft w:val="0"/>
              <w:marRight w:val="0"/>
              <w:marTop w:val="0"/>
              <w:marBottom w:val="0"/>
              <w:divBdr>
                <w:top w:val="none" w:sz="0" w:space="0" w:color="auto"/>
                <w:left w:val="none" w:sz="0" w:space="0" w:color="auto"/>
                <w:bottom w:val="none" w:sz="0" w:space="0" w:color="auto"/>
                <w:right w:val="none" w:sz="0" w:space="0" w:color="auto"/>
              </w:divBdr>
            </w:div>
            <w:div w:id="1895316327">
              <w:marLeft w:val="0"/>
              <w:marRight w:val="0"/>
              <w:marTop w:val="0"/>
              <w:marBottom w:val="0"/>
              <w:divBdr>
                <w:top w:val="none" w:sz="0" w:space="0" w:color="auto"/>
                <w:left w:val="none" w:sz="0" w:space="0" w:color="auto"/>
                <w:bottom w:val="none" w:sz="0" w:space="0" w:color="auto"/>
                <w:right w:val="none" w:sz="0" w:space="0" w:color="auto"/>
              </w:divBdr>
            </w:div>
            <w:div w:id="1922713059">
              <w:marLeft w:val="0"/>
              <w:marRight w:val="0"/>
              <w:marTop w:val="0"/>
              <w:marBottom w:val="0"/>
              <w:divBdr>
                <w:top w:val="none" w:sz="0" w:space="0" w:color="auto"/>
                <w:left w:val="none" w:sz="0" w:space="0" w:color="auto"/>
                <w:bottom w:val="none" w:sz="0" w:space="0" w:color="auto"/>
                <w:right w:val="none" w:sz="0" w:space="0" w:color="auto"/>
              </w:divBdr>
            </w:div>
            <w:div w:id="1066802155">
              <w:marLeft w:val="0"/>
              <w:marRight w:val="0"/>
              <w:marTop w:val="0"/>
              <w:marBottom w:val="0"/>
              <w:divBdr>
                <w:top w:val="none" w:sz="0" w:space="0" w:color="auto"/>
                <w:left w:val="none" w:sz="0" w:space="0" w:color="auto"/>
                <w:bottom w:val="none" w:sz="0" w:space="0" w:color="auto"/>
                <w:right w:val="none" w:sz="0" w:space="0" w:color="auto"/>
              </w:divBdr>
            </w:div>
            <w:div w:id="645277483">
              <w:marLeft w:val="0"/>
              <w:marRight w:val="0"/>
              <w:marTop w:val="0"/>
              <w:marBottom w:val="0"/>
              <w:divBdr>
                <w:top w:val="none" w:sz="0" w:space="0" w:color="auto"/>
                <w:left w:val="none" w:sz="0" w:space="0" w:color="auto"/>
                <w:bottom w:val="none" w:sz="0" w:space="0" w:color="auto"/>
                <w:right w:val="none" w:sz="0" w:space="0" w:color="auto"/>
              </w:divBdr>
            </w:div>
            <w:div w:id="1025836887">
              <w:marLeft w:val="0"/>
              <w:marRight w:val="0"/>
              <w:marTop w:val="0"/>
              <w:marBottom w:val="0"/>
              <w:divBdr>
                <w:top w:val="none" w:sz="0" w:space="0" w:color="auto"/>
                <w:left w:val="none" w:sz="0" w:space="0" w:color="auto"/>
                <w:bottom w:val="none" w:sz="0" w:space="0" w:color="auto"/>
                <w:right w:val="none" w:sz="0" w:space="0" w:color="auto"/>
              </w:divBdr>
            </w:div>
            <w:div w:id="465397273">
              <w:marLeft w:val="0"/>
              <w:marRight w:val="0"/>
              <w:marTop w:val="0"/>
              <w:marBottom w:val="0"/>
              <w:divBdr>
                <w:top w:val="none" w:sz="0" w:space="0" w:color="auto"/>
                <w:left w:val="none" w:sz="0" w:space="0" w:color="auto"/>
                <w:bottom w:val="none" w:sz="0" w:space="0" w:color="auto"/>
                <w:right w:val="none" w:sz="0" w:space="0" w:color="auto"/>
              </w:divBdr>
            </w:div>
            <w:div w:id="1651128114">
              <w:marLeft w:val="0"/>
              <w:marRight w:val="0"/>
              <w:marTop w:val="0"/>
              <w:marBottom w:val="0"/>
              <w:divBdr>
                <w:top w:val="none" w:sz="0" w:space="0" w:color="auto"/>
                <w:left w:val="none" w:sz="0" w:space="0" w:color="auto"/>
                <w:bottom w:val="none" w:sz="0" w:space="0" w:color="auto"/>
                <w:right w:val="none" w:sz="0" w:space="0" w:color="auto"/>
              </w:divBdr>
            </w:div>
            <w:div w:id="369183677">
              <w:marLeft w:val="0"/>
              <w:marRight w:val="0"/>
              <w:marTop w:val="0"/>
              <w:marBottom w:val="0"/>
              <w:divBdr>
                <w:top w:val="none" w:sz="0" w:space="0" w:color="auto"/>
                <w:left w:val="none" w:sz="0" w:space="0" w:color="auto"/>
                <w:bottom w:val="none" w:sz="0" w:space="0" w:color="auto"/>
                <w:right w:val="none" w:sz="0" w:space="0" w:color="auto"/>
              </w:divBdr>
            </w:div>
            <w:div w:id="944772245">
              <w:marLeft w:val="0"/>
              <w:marRight w:val="0"/>
              <w:marTop w:val="0"/>
              <w:marBottom w:val="0"/>
              <w:divBdr>
                <w:top w:val="none" w:sz="0" w:space="0" w:color="auto"/>
                <w:left w:val="none" w:sz="0" w:space="0" w:color="auto"/>
                <w:bottom w:val="none" w:sz="0" w:space="0" w:color="auto"/>
                <w:right w:val="none" w:sz="0" w:space="0" w:color="auto"/>
              </w:divBdr>
            </w:div>
            <w:div w:id="386270950">
              <w:marLeft w:val="0"/>
              <w:marRight w:val="0"/>
              <w:marTop w:val="0"/>
              <w:marBottom w:val="0"/>
              <w:divBdr>
                <w:top w:val="none" w:sz="0" w:space="0" w:color="auto"/>
                <w:left w:val="none" w:sz="0" w:space="0" w:color="auto"/>
                <w:bottom w:val="none" w:sz="0" w:space="0" w:color="auto"/>
                <w:right w:val="none" w:sz="0" w:space="0" w:color="auto"/>
              </w:divBdr>
            </w:div>
            <w:div w:id="1030759200">
              <w:marLeft w:val="0"/>
              <w:marRight w:val="0"/>
              <w:marTop w:val="0"/>
              <w:marBottom w:val="0"/>
              <w:divBdr>
                <w:top w:val="none" w:sz="0" w:space="0" w:color="auto"/>
                <w:left w:val="none" w:sz="0" w:space="0" w:color="auto"/>
                <w:bottom w:val="none" w:sz="0" w:space="0" w:color="auto"/>
                <w:right w:val="none" w:sz="0" w:space="0" w:color="auto"/>
              </w:divBdr>
            </w:div>
            <w:div w:id="103964367">
              <w:marLeft w:val="0"/>
              <w:marRight w:val="0"/>
              <w:marTop w:val="0"/>
              <w:marBottom w:val="0"/>
              <w:divBdr>
                <w:top w:val="none" w:sz="0" w:space="0" w:color="auto"/>
                <w:left w:val="none" w:sz="0" w:space="0" w:color="auto"/>
                <w:bottom w:val="none" w:sz="0" w:space="0" w:color="auto"/>
                <w:right w:val="none" w:sz="0" w:space="0" w:color="auto"/>
              </w:divBdr>
            </w:div>
            <w:div w:id="1345328932">
              <w:marLeft w:val="0"/>
              <w:marRight w:val="0"/>
              <w:marTop w:val="0"/>
              <w:marBottom w:val="0"/>
              <w:divBdr>
                <w:top w:val="none" w:sz="0" w:space="0" w:color="auto"/>
                <w:left w:val="none" w:sz="0" w:space="0" w:color="auto"/>
                <w:bottom w:val="none" w:sz="0" w:space="0" w:color="auto"/>
                <w:right w:val="none" w:sz="0" w:space="0" w:color="auto"/>
              </w:divBdr>
            </w:div>
            <w:div w:id="1234118959">
              <w:marLeft w:val="0"/>
              <w:marRight w:val="0"/>
              <w:marTop w:val="0"/>
              <w:marBottom w:val="0"/>
              <w:divBdr>
                <w:top w:val="none" w:sz="0" w:space="0" w:color="auto"/>
                <w:left w:val="none" w:sz="0" w:space="0" w:color="auto"/>
                <w:bottom w:val="none" w:sz="0" w:space="0" w:color="auto"/>
                <w:right w:val="none" w:sz="0" w:space="0" w:color="auto"/>
              </w:divBdr>
            </w:div>
            <w:div w:id="293952685">
              <w:marLeft w:val="0"/>
              <w:marRight w:val="0"/>
              <w:marTop w:val="0"/>
              <w:marBottom w:val="0"/>
              <w:divBdr>
                <w:top w:val="none" w:sz="0" w:space="0" w:color="auto"/>
                <w:left w:val="none" w:sz="0" w:space="0" w:color="auto"/>
                <w:bottom w:val="none" w:sz="0" w:space="0" w:color="auto"/>
                <w:right w:val="none" w:sz="0" w:space="0" w:color="auto"/>
              </w:divBdr>
            </w:div>
            <w:div w:id="76905512">
              <w:marLeft w:val="0"/>
              <w:marRight w:val="0"/>
              <w:marTop w:val="0"/>
              <w:marBottom w:val="0"/>
              <w:divBdr>
                <w:top w:val="none" w:sz="0" w:space="0" w:color="auto"/>
                <w:left w:val="none" w:sz="0" w:space="0" w:color="auto"/>
                <w:bottom w:val="none" w:sz="0" w:space="0" w:color="auto"/>
                <w:right w:val="none" w:sz="0" w:space="0" w:color="auto"/>
              </w:divBdr>
            </w:div>
            <w:div w:id="960693284">
              <w:marLeft w:val="0"/>
              <w:marRight w:val="0"/>
              <w:marTop w:val="0"/>
              <w:marBottom w:val="0"/>
              <w:divBdr>
                <w:top w:val="none" w:sz="0" w:space="0" w:color="auto"/>
                <w:left w:val="none" w:sz="0" w:space="0" w:color="auto"/>
                <w:bottom w:val="none" w:sz="0" w:space="0" w:color="auto"/>
                <w:right w:val="none" w:sz="0" w:space="0" w:color="auto"/>
              </w:divBdr>
            </w:div>
            <w:div w:id="17361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6262">
      <w:bodyDiv w:val="1"/>
      <w:marLeft w:val="0"/>
      <w:marRight w:val="0"/>
      <w:marTop w:val="0"/>
      <w:marBottom w:val="0"/>
      <w:divBdr>
        <w:top w:val="none" w:sz="0" w:space="0" w:color="auto"/>
        <w:left w:val="none" w:sz="0" w:space="0" w:color="auto"/>
        <w:bottom w:val="none" w:sz="0" w:space="0" w:color="auto"/>
        <w:right w:val="none" w:sz="0" w:space="0" w:color="auto"/>
      </w:divBdr>
      <w:divsChild>
        <w:div w:id="905260280">
          <w:marLeft w:val="0"/>
          <w:marRight w:val="0"/>
          <w:marTop w:val="0"/>
          <w:marBottom w:val="0"/>
          <w:divBdr>
            <w:top w:val="none" w:sz="0" w:space="0" w:color="auto"/>
            <w:left w:val="none" w:sz="0" w:space="0" w:color="auto"/>
            <w:bottom w:val="none" w:sz="0" w:space="0" w:color="auto"/>
            <w:right w:val="none" w:sz="0" w:space="0" w:color="auto"/>
          </w:divBdr>
          <w:divsChild>
            <w:div w:id="418134388">
              <w:marLeft w:val="0"/>
              <w:marRight w:val="0"/>
              <w:marTop w:val="0"/>
              <w:marBottom w:val="0"/>
              <w:divBdr>
                <w:top w:val="none" w:sz="0" w:space="0" w:color="auto"/>
                <w:left w:val="none" w:sz="0" w:space="0" w:color="auto"/>
                <w:bottom w:val="none" w:sz="0" w:space="0" w:color="auto"/>
                <w:right w:val="none" w:sz="0" w:space="0" w:color="auto"/>
              </w:divBdr>
            </w:div>
            <w:div w:id="571621064">
              <w:marLeft w:val="0"/>
              <w:marRight w:val="0"/>
              <w:marTop w:val="0"/>
              <w:marBottom w:val="0"/>
              <w:divBdr>
                <w:top w:val="none" w:sz="0" w:space="0" w:color="auto"/>
                <w:left w:val="none" w:sz="0" w:space="0" w:color="auto"/>
                <w:bottom w:val="none" w:sz="0" w:space="0" w:color="auto"/>
                <w:right w:val="none" w:sz="0" w:space="0" w:color="auto"/>
              </w:divBdr>
            </w:div>
            <w:div w:id="191312046">
              <w:marLeft w:val="0"/>
              <w:marRight w:val="0"/>
              <w:marTop w:val="0"/>
              <w:marBottom w:val="0"/>
              <w:divBdr>
                <w:top w:val="none" w:sz="0" w:space="0" w:color="auto"/>
                <w:left w:val="none" w:sz="0" w:space="0" w:color="auto"/>
                <w:bottom w:val="none" w:sz="0" w:space="0" w:color="auto"/>
                <w:right w:val="none" w:sz="0" w:space="0" w:color="auto"/>
              </w:divBdr>
            </w:div>
            <w:div w:id="551813343">
              <w:marLeft w:val="0"/>
              <w:marRight w:val="0"/>
              <w:marTop w:val="0"/>
              <w:marBottom w:val="0"/>
              <w:divBdr>
                <w:top w:val="none" w:sz="0" w:space="0" w:color="auto"/>
                <w:left w:val="none" w:sz="0" w:space="0" w:color="auto"/>
                <w:bottom w:val="none" w:sz="0" w:space="0" w:color="auto"/>
                <w:right w:val="none" w:sz="0" w:space="0" w:color="auto"/>
              </w:divBdr>
            </w:div>
            <w:div w:id="1720587076">
              <w:marLeft w:val="0"/>
              <w:marRight w:val="0"/>
              <w:marTop w:val="0"/>
              <w:marBottom w:val="0"/>
              <w:divBdr>
                <w:top w:val="none" w:sz="0" w:space="0" w:color="auto"/>
                <w:left w:val="none" w:sz="0" w:space="0" w:color="auto"/>
                <w:bottom w:val="none" w:sz="0" w:space="0" w:color="auto"/>
                <w:right w:val="none" w:sz="0" w:space="0" w:color="auto"/>
              </w:divBdr>
            </w:div>
            <w:div w:id="888880431">
              <w:marLeft w:val="0"/>
              <w:marRight w:val="0"/>
              <w:marTop w:val="0"/>
              <w:marBottom w:val="0"/>
              <w:divBdr>
                <w:top w:val="none" w:sz="0" w:space="0" w:color="auto"/>
                <w:left w:val="none" w:sz="0" w:space="0" w:color="auto"/>
                <w:bottom w:val="none" w:sz="0" w:space="0" w:color="auto"/>
                <w:right w:val="none" w:sz="0" w:space="0" w:color="auto"/>
              </w:divBdr>
            </w:div>
            <w:div w:id="1368065810">
              <w:marLeft w:val="0"/>
              <w:marRight w:val="0"/>
              <w:marTop w:val="0"/>
              <w:marBottom w:val="0"/>
              <w:divBdr>
                <w:top w:val="none" w:sz="0" w:space="0" w:color="auto"/>
                <w:left w:val="none" w:sz="0" w:space="0" w:color="auto"/>
                <w:bottom w:val="none" w:sz="0" w:space="0" w:color="auto"/>
                <w:right w:val="none" w:sz="0" w:space="0" w:color="auto"/>
              </w:divBdr>
            </w:div>
            <w:div w:id="1363090130">
              <w:marLeft w:val="0"/>
              <w:marRight w:val="0"/>
              <w:marTop w:val="0"/>
              <w:marBottom w:val="0"/>
              <w:divBdr>
                <w:top w:val="none" w:sz="0" w:space="0" w:color="auto"/>
                <w:left w:val="none" w:sz="0" w:space="0" w:color="auto"/>
                <w:bottom w:val="none" w:sz="0" w:space="0" w:color="auto"/>
                <w:right w:val="none" w:sz="0" w:space="0" w:color="auto"/>
              </w:divBdr>
            </w:div>
            <w:div w:id="1728381450">
              <w:marLeft w:val="0"/>
              <w:marRight w:val="0"/>
              <w:marTop w:val="0"/>
              <w:marBottom w:val="0"/>
              <w:divBdr>
                <w:top w:val="none" w:sz="0" w:space="0" w:color="auto"/>
                <w:left w:val="none" w:sz="0" w:space="0" w:color="auto"/>
                <w:bottom w:val="none" w:sz="0" w:space="0" w:color="auto"/>
                <w:right w:val="none" w:sz="0" w:space="0" w:color="auto"/>
              </w:divBdr>
            </w:div>
            <w:div w:id="829559847">
              <w:marLeft w:val="0"/>
              <w:marRight w:val="0"/>
              <w:marTop w:val="0"/>
              <w:marBottom w:val="0"/>
              <w:divBdr>
                <w:top w:val="none" w:sz="0" w:space="0" w:color="auto"/>
                <w:left w:val="none" w:sz="0" w:space="0" w:color="auto"/>
                <w:bottom w:val="none" w:sz="0" w:space="0" w:color="auto"/>
                <w:right w:val="none" w:sz="0" w:space="0" w:color="auto"/>
              </w:divBdr>
            </w:div>
            <w:div w:id="634146633">
              <w:marLeft w:val="0"/>
              <w:marRight w:val="0"/>
              <w:marTop w:val="0"/>
              <w:marBottom w:val="0"/>
              <w:divBdr>
                <w:top w:val="none" w:sz="0" w:space="0" w:color="auto"/>
                <w:left w:val="none" w:sz="0" w:space="0" w:color="auto"/>
                <w:bottom w:val="none" w:sz="0" w:space="0" w:color="auto"/>
                <w:right w:val="none" w:sz="0" w:space="0" w:color="auto"/>
              </w:divBdr>
            </w:div>
            <w:div w:id="1350136083">
              <w:marLeft w:val="0"/>
              <w:marRight w:val="0"/>
              <w:marTop w:val="0"/>
              <w:marBottom w:val="0"/>
              <w:divBdr>
                <w:top w:val="none" w:sz="0" w:space="0" w:color="auto"/>
                <w:left w:val="none" w:sz="0" w:space="0" w:color="auto"/>
                <w:bottom w:val="none" w:sz="0" w:space="0" w:color="auto"/>
                <w:right w:val="none" w:sz="0" w:space="0" w:color="auto"/>
              </w:divBdr>
            </w:div>
            <w:div w:id="420563988">
              <w:marLeft w:val="0"/>
              <w:marRight w:val="0"/>
              <w:marTop w:val="0"/>
              <w:marBottom w:val="0"/>
              <w:divBdr>
                <w:top w:val="none" w:sz="0" w:space="0" w:color="auto"/>
                <w:left w:val="none" w:sz="0" w:space="0" w:color="auto"/>
                <w:bottom w:val="none" w:sz="0" w:space="0" w:color="auto"/>
                <w:right w:val="none" w:sz="0" w:space="0" w:color="auto"/>
              </w:divBdr>
            </w:div>
            <w:div w:id="883060756">
              <w:marLeft w:val="0"/>
              <w:marRight w:val="0"/>
              <w:marTop w:val="0"/>
              <w:marBottom w:val="0"/>
              <w:divBdr>
                <w:top w:val="none" w:sz="0" w:space="0" w:color="auto"/>
                <w:left w:val="none" w:sz="0" w:space="0" w:color="auto"/>
                <w:bottom w:val="none" w:sz="0" w:space="0" w:color="auto"/>
                <w:right w:val="none" w:sz="0" w:space="0" w:color="auto"/>
              </w:divBdr>
            </w:div>
            <w:div w:id="1725787639">
              <w:marLeft w:val="0"/>
              <w:marRight w:val="0"/>
              <w:marTop w:val="0"/>
              <w:marBottom w:val="0"/>
              <w:divBdr>
                <w:top w:val="none" w:sz="0" w:space="0" w:color="auto"/>
                <w:left w:val="none" w:sz="0" w:space="0" w:color="auto"/>
                <w:bottom w:val="none" w:sz="0" w:space="0" w:color="auto"/>
                <w:right w:val="none" w:sz="0" w:space="0" w:color="auto"/>
              </w:divBdr>
            </w:div>
            <w:div w:id="1049185517">
              <w:marLeft w:val="0"/>
              <w:marRight w:val="0"/>
              <w:marTop w:val="0"/>
              <w:marBottom w:val="0"/>
              <w:divBdr>
                <w:top w:val="none" w:sz="0" w:space="0" w:color="auto"/>
                <w:left w:val="none" w:sz="0" w:space="0" w:color="auto"/>
                <w:bottom w:val="none" w:sz="0" w:space="0" w:color="auto"/>
                <w:right w:val="none" w:sz="0" w:space="0" w:color="auto"/>
              </w:divBdr>
            </w:div>
            <w:div w:id="1229224720">
              <w:marLeft w:val="0"/>
              <w:marRight w:val="0"/>
              <w:marTop w:val="0"/>
              <w:marBottom w:val="0"/>
              <w:divBdr>
                <w:top w:val="none" w:sz="0" w:space="0" w:color="auto"/>
                <w:left w:val="none" w:sz="0" w:space="0" w:color="auto"/>
                <w:bottom w:val="none" w:sz="0" w:space="0" w:color="auto"/>
                <w:right w:val="none" w:sz="0" w:space="0" w:color="auto"/>
              </w:divBdr>
            </w:div>
            <w:div w:id="859196210">
              <w:marLeft w:val="0"/>
              <w:marRight w:val="0"/>
              <w:marTop w:val="0"/>
              <w:marBottom w:val="0"/>
              <w:divBdr>
                <w:top w:val="none" w:sz="0" w:space="0" w:color="auto"/>
                <w:left w:val="none" w:sz="0" w:space="0" w:color="auto"/>
                <w:bottom w:val="none" w:sz="0" w:space="0" w:color="auto"/>
                <w:right w:val="none" w:sz="0" w:space="0" w:color="auto"/>
              </w:divBdr>
            </w:div>
            <w:div w:id="1815442758">
              <w:marLeft w:val="0"/>
              <w:marRight w:val="0"/>
              <w:marTop w:val="0"/>
              <w:marBottom w:val="0"/>
              <w:divBdr>
                <w:top w:val="none" w:sz="0" w:space="0" w:color="auto"/>
                <w:left w:val="none" w:sz="0" w:space="0" w:color="auto"/>
                <w:bottom w:val="none" w:sz="0" w:space="0" w:color="auto"/>
                <w:right w:val="none" w:sz="0" w:space="0" w:color="auto"/>
              </w:divBdr>
            </w:div>
            <w:div w:id="794714069">
              <w:marLeft w:val="0"/>
              <w:marRight w:val="0"/>
              <w:marTop w:val="0"/>
              <w:marBottom w:val="0"/>
              <w:divBdr>
                <w:top w:val="none" w:sz="0" w:space="0" w:color="auto"/>
                <w:left w:val="none" w:sz="0" w:space="0" w:color="auto"/>
                <w:bottom w:val="none" w:sz="0" w:space="0" w:color="auto"/>
                <w:right w:val="none" w:sz="0" w:space="0" w:color="auto"/>
              </w:divBdr>
            </w:div>
            <w:div w:id="73362961">
              <w:marLeft w:val="0"/>
              <w:marRight w:val="0"/>
              <w:marTop w:val="0"/>
              <w:marBottom w:val="0"/>
              <w:divBdr>
                <w:top w:val="none" w:sz="0" w:space="0" w:color="auto"/>
                <w:left w:val="none" w:sz="0" w:space="0" w:color="auto"/>
                <w:bottom w:val="none" w:sz="0" w:space="0" w:color="auto"/>
                <w:right w:val="none" w:sz="0" w:space="0" w:color="auto"/>
              </w:divBdr>
            </w:div>
            <w:div w:id="876048710">
              <w:marLeft w:val="0"/>
              <w:marRight w:val="0"/>
              <w:marTop w:val="0"/>
              <w:marBottom w:val="0"/>
              <w:divBdr>
                <w:top w:val="none" w:sz="0" w:space="0" w:color="auto"/>
                <w:left w:val="none" w:sz="0" w:space="0" w:color="auto"/>
                <w:bottom w:val="none" w:sz="0" w:space="0" w:color="auto"/>
                <w:right w:val="none" w:sz="0" w:space="0" w:color="auto"/>
              </w:divBdr>
            </w:div>
            <w:div w:id="568073225">
              <w:marLeft w:val="0"/>
              <w:marRight w:val="0"/>
              <w:marTop w:val="0"/>
              <w:marBottom w:val="0"/>
              <w:divBdr>
                <w:top w:val="none" w:sz="0" w:space="0" w:color="auto"/>
                <w:left w:val="none" w:sz="0" w:space="0" w:color="auto"/>
                <w:bottom w:val="none" w:sz="0" w:space="0" w:color="auto"/>
                <w:right w:val="none" w:sz="0" w:space="0" w:color="auto"/>
              </w:divBdr>
            </w:div>
            <w:div w:id="344943226">
              <w:marLeft w:val="0"/>
              <w:marRight w:val="0"/>
              <w:marTop w:val="0"/>
              <w:marBottom w:val="0"/>
              <w:divBdr>
                <w:top w:val="none" w:sz="0" w:space="0" w:color="auto"/>
                <w:left w:val="none" w:sz="0" w:space="0" w:color="auto"/>
                <w:bottom w:val="none" w:sz="0" w:space="0" w:color="auto"/>
                <w:right w:val="none" w:sz="0" w:space="0" w:color="auto"/>
              </w:divBdr>
            </w:div>
            <w:div w:id="1947469034">
              <w:marLeft w:val="0"/>
              <w:marRight w:val="0"/>
              <w:marTop w:val="0"/>
              <w:marBottom w:val="0"/>
              <w:divBdr>
                <w:top w:val="none" w:sz="0" w:space="0" w:color="auto"/>
                <w:left w:val="none" w:sz="0" w:space="0" w:color="auto"/>
                <w:bottom w:val="none" w:sz="0" w:space="0" w:color="auto"/>
                <w:right w:val="none" w:sz="0" w:space="0" w:color="auto"/>
              </w:divBdr>
            </w:div>
            <w:div w:id="498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0902">
      <w:bodyDiv w:val="1"/>
      <w:marLeft w:val="0"/>
      <w:marRight w:val="0"/>
      <w:marTop w:val="0"/>
      <w:marBottom w:val="0"/>
      <w:divBdr>
        <w:top w:val="none" w:sz="0" w:space="0" w:color="auto"/>
        <w:left w:val="none" w:sz="0" w:space="0" w:color="auto"/>
        <w:bottom w:val="none" w:sz="0" w:space="0" w:color="auto"/>
        <w:right w:val="none" w:sz="0" w:space="0" w:color="auto"/>
      </w:divBdr>
    </w:div>
    <w:div w:id="1514105616">
      <w:bodyDiv w:val="1"/>
      <w:marLeft w:val="0"/>
      <w:marRight w:val="0"/>
      <w:marTop w:val="0"/>
      <w:marBottom w:val="0"/>
      <w:divBdr>
        <w:top w:val="none" w:sz="0" w:space="0" w:color="auto"/>
        <w:left w:val="none" w:sz="0" w:space="0" w:color="auto"/>
        <w:bottom w:val="none" w:sz="0" w:space="0" w:color="auto"/>
        <w:right w:val="none" w:sz="0" w:space="0" w:color="auto"/>
      </w:divBdr>
      <w:divsChild>
        <w:div w:id="472138732">
          <w:marLeft w:val="0"/>
          <w:marRight w:val="0"/>
          <w:marTop w:val="0"/>
          <w:marBottom w:val="0"/>
          <w:divBdr>
            <w:top w:val="none" w:sz="0" w:space="0" w:color="auto"/>
            <w:left w:val="none" w:sz="0" w:space="0" w:color="auto"/>
            <w:bottom w:val="none" w:sz="0" w:space="0" w:color="auto"/>
            <w:right w:val="none" w:sz="0" w:space="0" w:color="auto"/>
          </w:divBdr>
        </w:div>
        <w:div w:id="2111974367">
          <w:marLeft w:val="0"/>
          <w:marRight w:val="0"/>
          <w:marTop w:val="0"/>
          <w:marBottom w:val="0"/>
          <w:divBdr>
            <w:top w:val="none" w:sz="0" w:space="0" w:color="auto"/>
            <w:left w:val="none" w:sz="0" w:space="0" w:color="auto"/>
            <w:bottom w:val="none" w:sz="0" w:space="0" w:color="auto"/>
            <w:right w:val="none" w:sz="0" w:space="0" w:color="auto"/>
          </w:divBdr>
          <w:divsChild>
            <w:div w:id="1391268538">
              <w:marLeft w:val="0"/>
              <w:marRight w:val="0"/>
              <w:marTop w:val="0"/>
              <w:marBottom w:val="0"/>
              <w:divBdr>
                <w:top w:val="none" w:sz="0" w:space="0" w:color="auto"/>
                <w:left w:val="none" w:sz="0" w:space="0" w:color="auto"/>
                <w:bottom w:val="none" w:sz="0" w:space="0" w:color="auto"/>
                <w:right w:val="none" w:sz="0" w:space="0" w:color="auto"/>
              </w:divBdr>
              <w:divsChild>
                <w:div w:id="1664041387">
                  <w:marLeft w:val="0"/>
                  <w:marRight w:val="0"/>
                  <w:marTop w:val="0"/>
                  <w:marBottom w:val="0"/>
                  <w:divBdr>
                    <w:top w:val="none" w:sz="0" w:space="0" w:color="auto"/>
                    <w:left w:val="none" w:sz="0" w:space="0" w:color="auto"/>
                    <w:bottom w:val="none" w:sz="0" w:space="0" w:color="auto"/>
                    <w:right w:val="none" w:sz="0" w:space="0" w:color="auto"/>
                  </w:divBdr>
                </w:div>
                <w:div w:id="11903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0608">
          <w:marLeft w:val="0"/>
          <w:marRight w:val="0"/>
          <w:marTop w:val="0"/>
          <w:marBottom w:val="0"/>
          <w:divBdr>
            <w:top w:val="none" w:sz="0" w:space="0" w:color="auto"/>
            <w:left w:val="none" w:sz="0" w:space="0" w:color="auto"/>
            <w:bottom w:val="none" w:sz="0" w:space="0" w:color="auto"/>
            <w:right w:val="none" w:sz="0" w:space="0" w:color="auto"/>
          </w:divBdr>
          <w:divsChild>
            <w:div w:id="1097754219">
              <w:marLeft w:val="0"/>
              <w:marRight w:val="0"/>
              <w:marTop w:val="0"/>
              <w:marBottom w:val="0"/>
              <w:divBdr>
                <w:top w:val="none" w:sz="0" w:space="0" w:color="auto"/>
                <w:left w:val="none" w:sz="0" w:space="0" w:color="auto"/>
                <w:bottom w:val="none" w:sz="0" w:space="0" w:color="auto"/>
                <w:right w:val="none" w:sz="0" w:space="0" w:color="auto"/>
              </w:divBdr>
              <w:divsChild>
                <w:div w:id="469396462">
                  <w:marLeft w:val="0"/>
                  <w:marRight w:val="0"/>
                  <w:marTop w:val="0"/>
                  <w:marBottom w:val="0"/>
                  <w:divBdr>
                    <w:top w:val="none" w:sz="0" w:space="0" w:color="auto"/>
                    <w:left w:val="none" w:sz="0" w:space="0" w:color="auto"/>
                    <w:bottom w:val="none" w:sz="0" w:space="0" w:color="auto"/>
                    <w:right w:val="none" w:sz="0" w:space="0" w:color="auto"/>
                  </w:divBdr>
                </w:div>
                <w:div w:id="953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4293">
          <w:marLeft w:val="0"/>
          <w:marRight w:val="0"/>
          <w:marTop w:val="0"/>
          <w:marBottom w:val="0"/>
          <w:divBdr>
            <w:top w:val="none" w:sz="0" w:space="0" w:color="auto"/>
            <w:left w:val="none" w:sz="0" w:space="0" w:color="auto"/>
            <w:bottom w:val="none" w:sz="0" w:space="0" w:color="auto"/>
            <w:right w:val="none" w:sz="0" w:space="0" w:color="auto"/>
          </w:divBdr>
          <w:divsChild>
            <w:div w:id="465707426">
              <w:marLeft w:val="0"/>
              <w:marRight w:val="0"/>
              <w:marTop w:val="0"/>
              <w:marBottom w:val="0"/>
              <w:divBdr>
                <w:top w:val="none" w:sz="0" w:space="0" w:color="auto"/>
                <w:left w:val="none" w:sz="0" w:space="0" w:color="auto"/>
                <w:bottom w:val="none" w:sz="0" w:space="0" w:color="auto"/>
                <w:right w:val="none" w:sz="0" w:space="0" w:color="auto"/>
              </w:divBdr>
              <w:divsChild>
                <w:div w:id="150491399">
                  <w:marLeft w:val="0"/>
                  <w:marRight w:val="0"/>
                  <w:marTop w:val="0"/>
                  <w:marBottom w:val="0"/>
                  <w:divBdr>
                    <w:top w:val="none" w:sz="0" w:space="0" w:color="auto"/>
                    <w:left w:val="none" w:sz="0" w:space="0" w:color="auto"/>
                    <w:bottom w:val="none" w:sz="0" w:space="0" w:color="auto"/>
                    <w:right w:val="none" w:sz="0" w:space="0" w:color="auto"/>
                  </w:divBdr>
                </w:div>
                <w:div w:id="3767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29227">
          <w:marLeft w:val="0"/>
          <w:marRight w:val="0"/>
          <w:marTop w:val="0"/>
          <w:marBottom w:val="0"/>
          <w:divBdr>
            <w:top w:val="none" w:sz="0" w:space="0" w:color="auto"/>
            <w:left w:val="none" w:sz="0" w:space="0" w:color="auto"/>
            <w:bottom w:val="none" w:sz="0" w:space="0" w:color="auto"/>
            <w:right w:val="none" w:sz="0" w:space="0" w:color="auto"/>
          </w:divBdr>
          <w:divsChild>
            <w:div w:id="1640265185">
              <w:marLeft w:val="0"/>
              <w:marRight w:val="0"/>
              <w:marTop w:val="0"/>
              <w:marBottom w:val="0"/>
              <w:divBdr>
                <w:top w:val="none" w:sz="0" w:space="0" w:color="auto"/>
                <w:left w:val="none" w:sz="0" w:space="0" w:color="auto"/>
                <w:bottom w:val="none" w:sz="0" w:space="0" w:color="auto"/>
                <w:right w:val="none" w:sz="0" w:space="0" w:color="auto"/>
              </w:divBdr>
              <w:divsChild>
                <w:div w:id="1703818764">
                  <w:marLeft w:val="0"/>
                  <w:marRight w:val="0"/>
                  <w:marTop w:val="0"/>
                  <w:marBottom w:val="0"/>
                  <w:divBdr>
                    <w:top w:val="none" w:sz="0" w:space="0" w:color="auto"/>
                    <w:left w:val="none" w:sz="0" w:space="0" w:color="auto"/>
                    <w:bottom w:val="none" w:sz="0" w:space="0" w:color="auto"/>
                    <w:right w:val="none" w:sz="0" w:space="0" w:color="auto"/>
                  </w:divBdr>
                </w:div>
                <w:div w:id="18840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3994">
          <w:marLeft w:val="0"/>
          <w:marRight w:val="0"/>
          <w:marTop w:val="0"/>
          <w:marBottom w:val="0"/>
          <w:divBdr>
            <w:top w:val="none" w:sz="0" w:space="0" w:color="auto"/>
            <w:left w:val="none" w:sz="0" w:space="0" w:color="auto"/>
            <w:bottom w:val="none" w:sz="0" w:space="0" w:color="auto"/>
            <w:right w:val="none" w:sz="0" w:space="0" w:color="auto"/>
          </w:divBdr>
          <w:divsChild>
            <w:div w:id="868883474">
              <w:marLeft w:val="0"/>
              <w:marRight w:val="0"/>
              <w:marTop w:val="0"/>
              <w:marBottom w:val="0"/>
              <w:divBdr>
                <w:top w:val="none" w:sz="0" w:space="0" w:color="auto"/>
                <w:left w:val="none" w:sz="0" w:space="0" w:color="auto"/>
                <w:bottom w:val="none" w:sz="0" w:space="0" w:color="auto"/>
                <w:right w:val="none" w:sz="0" w:space="0" w:color="auto"/>
              </w:divBdr>
              <w:divsChild>
                <w:div w:id="2054108971">
                  <w:marLeft w:val="0"/>
                  <w:marRight w:val="0"/>
                  <w:marTop w:val="0"/>
                  <w:marBottom w:val="0"/>
                  <w:divBdr>
                    <w:top w:val="none" w:sz="0" w:space="0" w:color="auto"/>
                    <w:left w:val="none" w:sz="0" w:space="0" w:color="auto"/>
                    <w:bottom w:val="none" w:sz="0" w:space="0" w:color="auto"/>
                    <w:right w:val="none" w:sz="0" w:space="0" w:color="auto"/>
                  </w:divBdr>
                </w:div>
                <w:div w:id="224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584">
          <w:marLeft w:val="0"/>
          <w:marRight w:val="0"/>
          <w:marTop w:val="0"/>
          <w:marBottom w:val="0"/>
          <w:divBdr>
            <w:top w:val="none" w:sz="0" w:space="0" w:color="auto"/>
            <w:left w:val="none" w:sz="0" w:space="0" w:color="auto"/>
            <w:bottom w:val="none" w:sz="0" w:space="0" w:color="auto"/>
            <w:right w:val="none" w:sz="0" w:space="0" w:color="auto"/>
          </w:divBdr>
          <w:divsChild>
            <w:div w:id="1335646680">
              <w:marLeft w:val="0"/>
              <w:marRight w:val="0"/>
              <w:marTop w:val="0"/>
              <w:marBottom w:val="0"/>
              <w:divBdr>
                <w:top w:val="none" w:sz="0" w:space="0" w:color="auto"/>
                <w:left w:val="none" w:sz="0" w:space="0" w:color="auto"/>
                <w:bottom w:val="none" w:sz="0" w:space="0" w:color="auto"/>
                <w:right w:val="none" w:sz="0" w:space="0" w:color="auto"/>
              </w:divBdr>
              <w:divsChild>
                <w:div w:id="1124466851">
                  <w:marLeft w:val="0"/>
                  <w:marRight w:val="0"/>
                  <w:marTop w:val="0"/>
                  <w:marBottom w:val="0"/>
                  <w:divBdr>
                    <w:top w:val="none" w:sz="0" w:space="0" w:color="auto"/>
                    <w:left w:val="none" w:sz="0" w:space="0" w:color="auto"/>
                    <w:bottom w:val="none" w:sz="0" w:space="0" w:color="auto"/>
                    <w:right w:val="none" w:sz="0" w:space="0" w:color="auto"/>
                  </w:divBdr>
                </w:div>
                <w:div w:id="425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072">
          <w:marLeft w:val="0"/>
          <w:marRight w:val="0"/>
          <w:marTop w:val="0"/>
          <w:marBottom w:val="0"/>
          <w:divBdr>
            <w:top w:val="none" w:sz="0" w:space="0" w:color="auto"/>
            <w:left w:val="none" w:sz="0" w:space="0" w:color="auto"/>
            <w:bottom w:val="none" w:sz="0" w:space="0" w:color="auto"/>
            <w:right w:val="none" w:sz="0" w:space="0" w:color="auto"/>
          </w:divBdr>
          <w:divsChild>
            <w:div w:id="725178088">
              <w:marLeft w:val="0"/>
              <w:marRight w:val="0"/>
              <w:marTop w:val="0"/>
              <w:marBottom w:val="0"/>
              <w:divBdr>
                <w:top w:val="none" w:sz="0" w:space="0" w:color="auto"/>
                <w:left w:val="none" w:sz="0" w:space="0" w:color="auto"/>
                <w:bottom w:val="none" w:sz="0" w:space="0" w:color="auto"/>
                <w:right w:val="none" w:sz="0" w:space="0" w:color="auto"/>
              </w:divBdr>
              <w:divsChild>
                <w:div w:id="1805347784">
                  <w:marLeft w:val="0"/>
                  <w:marRight w:val="0"/>
                  <w:marTop w:val="0"/>
                  <w:marBottom w:val="0"/>
                  <w:divBdr>
                    <w:top w:val="none" w:sz="0" w:space="0" w:color="auto"/>
                    <w:left w:val="none" w:sz="0" w:space="0" w:color="auto"/>
                    <w:bottom w:val="none" w:sz="0" w:space="0" w:color="auto"/>
                    <w:right w:val="none" w:sz="0" w:space="0" w:color="auto"/>
                  </w:divBdr>
                </w:div>
                <w:div w:id="20402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2009">
          <w:marLeft w:val="0"/>
          <w:marRight w:val="0"/>
          <w:marTop w:val="0"/>
          <w:marBottom w:val="0"/>
          <w:divBdr>
            <w:top w:val="none" w:sz="0" w:space="0" w:color="auto"/>
            <w:left w:val="none" w:sz="0" w:space="0" w:color="auto"/>
            <w:bottom w:val="none" w:sz="0" w:space="0" w:color="auto"/>
            <w:right w:val="none" w:sz="0" w:space="0" w:color="auto"/>
          </w:divBdr>
          <w:divsChild>
            <w:div w:id="105395080">
              <w:marLeft w:val="0"/>
              <w:marRight w:val="0"/>
              <w:marTop w:val="0"/>
              <w:marBottom w:val="0"/>
              <w:divBdr>
                <w:top w:val="none" w:sz="0" w:space="0" w:color="auto"/>
                <w:left w:val="none" w:sz="0" w:space="0" w:color="auto"/>
                <w:bottom w:val="none" w:sz="0" w:space="0" w:color="auto"/>
                <w:right w:val="none" w:sz="0" w:space="0" w:color="auto"/>
              </w:divBdr>
              <w:divsChild>
                <w:div w:id="845244668">
                  <w:marLeft w:val="0"/>
                  <w:marRight w:val="0"/>
                  <w:marTop w:val="0"/>
                  <w:marBottom w:val="0"/>
                  <w:divBdr>
                    <w:top w:val="none" w:sz="0" w:space="0" w:color="auto"/>
                    <w:left w:val="none" w:sz="0" w:space="0" w:color="auto"/>
                    <w:bottom w:val="none" w:sz="0" w:space="0" w:color="auto"/>
                    <w:right w:val="none" w:sz="0" w:space="0" w:color="auto"/>
                  </w:divBdr>
                </w:div>
                <w:div w:id="9234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4284">
          <w:marLeft w:val="0"/>
          <w:marRight w:val="0"/>
          <w:marTop w:val="0"/>
          <w:marBottom w:val="0"/>
          <w:divBdr>
            <w:top w:val="none" w:sz="0" w:space="0" w:color="auto"/>
            <w:left w:val="none" w:sz="0" w:space="0" w:color="auto"/>
            <w:bottom w:val="none" w:sz="0" w:space="0" w:color="auto"/>
            <w:right w:val="none" w:sz="0" w:space="0" w:color="auto"/>
          </w:divBdr>
          <w:divsChild>
            <w:div w:id="1825316197">
              <w:marLeft w:val="0"/>
              <w:marRight w:val="0"/>
              <w:marTop w:val="0"/>
              <w:marBottom w:val="0"/>
              <w:divBdr>
                <w:top w:val="none" w:sz="0" w:space="0" w:color="auto"/>
                <w:left w:val="none" w:sz="0" w:space="0" w:color="auto"/>
                <w:bottom w:val="none" w:sz="0" w:space="0" w:color="auto"/>
                <w:right w:val="none" w:sz="0" w:space="0" w:color="auto"/>
              </w:divBdr>
              <w:divsChild>
                <w:div w:id="663431963">
                  <w:marLeft w:val="0"/>
                  <w:marRight w:val="0"/>
                  <w:marTop w:val="0"/>
                  <w:marBottom w:val="0"/>
                  <w:divBdr>
                    <w:top w:val="none" w:sz="0" w:space="0" w:color="auto"/>
                    <w:left w:val="none" w:sz="0" w:space="0" w:color="auto"/>
                    <w:bottom w:val="none" w:sz="0" w:space="0" w:color="auto"/>
                    <w:right w:val="none" w:sz="0" w:space="0" w:color="auto"/>
                  </w:divBdr>
                </w:div>
                <w:div w:id="10501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1858">
          <w:marLeft w:val="0"/>
          <w:marRight w:val="0"/>
          <w:marTop w:val="0"/>
          <w:marBottom w:val="0"/>
          <w:divBdr>
            <w:top w:val="none" w:sz="0" w:space="0" w:color="auto"/>
            <w:left w:val="none" w:sz="0" w:space="0" w:color="auto"/>
            <w:bottom w:val="none" w:sz="0" w:space="0" w:color="auto"/>
            <w:right w:val="none" w:sz="0" w:space="0" w:color="auto"/>
          </w:divBdr>
          <w:divsChild>
            <w:div w:id="1259562469">
              <w:marLeft w:val="0"/>
              <w:marRight w:val="0"/>
              <w:marTop w:val="0"/>
              <w:marBottom w:val="0"/>
              <w:divBdr>
                <w:top w:val="none" w:sz="0" w:space="0" w:color="auto"/>
                <w:left w:val="none" w:sz="0" w:space="0" w:color="auto"/>
                <w:bottom w:val="none" w:sz="0" w:space="0" w:color="auto"/>
                <w:right w:val="none" w:sz="0" w:space="0" w:color="auto"/>
              </w:divBdr>
              <w:divsChild>
                <w:div w:id="1835684265">
                  <w:marLeft w:val="0"/>
                  <w:marRight w:val="0"/>
                  <w:marTop w:val="0"/>
                  <w:marBottom w:val="0"/>
                  <w:divBdr>
                    <w:top w:val="none" w:sz="0" w:space="0" w:color="auto"/>
                    <w:left w:val="none" w:sz="0" w:space="0" w:color="auto"/>
                    <w:bottom w:val="none" w:sz="0" w:space="0" w:color="auto"/>
                    <w:right w:val="none" w:sz="0" w:space="0" w:color="auto"/>
                  </w:divBdr>
                </w:div>
                <w:div w:id="13579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84792">
          <w:marLeft w:val="0"/>
          <w:marRight w:val="0"/>
          <w:marTop w:val="0"/>
          <w:marBottom w:val="0"/>
          <w:divBdr>
            <w:top w:val="none" w:sz="0" w:space="0" w:color="auto"/>
            <w:left w:val="none" w:sz="0" w:space="0" w:color="auto"/>
            <w:bottom w:val="none" w:sz="0" w:space="0" w:color="auto"/>
            <w:right w:val="none" w:sz="0" w:space="0" w:color="auto"/>
          </w:divBdr>
          <w:divsChild>
            <w:div w:id="132917346">
              <w:marLeft w:val="0"/>
              <w:marRight w:val="0"/>
              <w:marTop w:val="0"/>
              <w:marBottom w:val="0"/>
              <w:divBdr>
                <w:top w:val="none" w:sz="0" w:space="0" w:color="auto"/>
                <w:left w:val="none" w:sz="0" w:space="0" w:color="auto"/>
                <w:bottom w:val="none" w:sz="0" w:space="0" w:color="auto"/>
                <w:right w:val="none" w:sz="0" w:space="0" w:color="auto"/>
              </w:divBdr>
              <w:divsChild>
                <w:div w:id="33505560">
                  <w:marLeft w:val="0"/>
                  <w:marRight w:val="0"/>
                  <w:marTop w:val="0"/>
                  <w:marBottom w:val="0"/>
                  <w:divBdr>
                    <w:top w:val="none" w:sz="0" w:space="0" w:color="auto"/>
                    <w:left w:val="none" w:sz="0" w:space="0" w:color="auto"/>
                    <w:bottom w:val="none" w:sz="0" w:space="0" w:color="auto"/>
                    <w:right w:val="none" w:sz="0" w:space="0" w:color="auto"/>
                  </w:divBdr>
                </w:div>
                <w:div w:id="14693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0190">
          <w:marLeft w:val="0"/>
          <w:marRight w:val="0"/>
          <w:marTop w:val="0"/>
          <w:marBottom w:val="0"/>
          <w:divBdr>
            <w:top w:val="none" w:sz="0" w:space="0" w:color="auto"/>
            <w:left w:val="none" w:sz="0" w:space="0" w:color="auto"/>
            <w:bottom w:val="none" w:sz="0" w:space="0" w:color="auto"/>
            <w:right w:val="none" w:sz="0" w:space="0" w:color="auto"/>
          </w:divBdr>
          <w:divsChild>
            <w:div w:id="1657688773">
              <w:marLeft w:val="0"/>
              <w:marRight w:val="0"/>
              <w:marTop w:val="0"/>
              <w:marBottom w:val="0"/>
              <w:divBdr>
                <w:top w:val="none" w:sz="0" w:space="0" w:color="auto"/>
                <w:left w:val="none" w:sz="0" w:space="0" w:color="auto"/>
                <w:bottom w:val="none" w:sz="0" w:space="0" w:color="auto"/>
                <w:right w:val="none" w:sz="0" w:space="0" w:color="auto"/>
              </w:divBdr>
              <w:divsChild>
                <w:div w:id="468019689">
                  <w:marLeft w:val="0"/>
                  <w:marRight w:val="0"/>
                  <w:marTop w:val="0"/>
                  <w:marBottom w:val="0"/>
                  <w:divBdr>
                    <w:top w:val="none" w:sz="0" w:space="0" w:color="auto"/>
                    <w:left w:val="none" w:sz="0" w:space="0" w:color="auto"/>
                    <w:bottom w:val="none" w:sz="0" w:space="0" w:color="auto"/>
                    <w:right w:val="none" w:sz="0" w:space="0" w:color="auto"/>
                  </w:divBdr>
                </w:div>
                <w:div w:id="11386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4494">
          <w:marLeft w:val="0"/>
          <w:marRight w:val="0"/>
          <w:marTop w:val="0"/>
          <w:marBottom w:val="0"/>
          <w:divBdr>
            <w:top w:val="none" w:sz="0" w:space="0" w:color="auto"/>
            <w:left w:val="none" w:sz="0" w:space="0" w:color="auto"/>
            <w:bottom w:val="none" w:sz="0" w:space="0" w:color="auto"/>
            <w:right w:val="none" w:sz="0" w:space="0" w:color="auto"/>
          </w:divBdr>
          <w:divsChild>
            <w:div w:id="750851544">
              <w:marLeft w:val="0"/>
              <w:marRight w:val="0"/>
              <w:marTop w:val="0"/>
              <w:marBottom w:val="0"/>
              <w:divBdr>
                <w:top w:val="none" w:sz="0" w:space="0" w:color="auto"/>
                <w:left w:val="none" w:sz="0" w:space="0" w:color="auto"/>
                <w:bottom w:val="none" w:sz="0" w:space="0" w:color="auto"/>
                <w:right w:val="none" w:sz="0" w:space="0" w:color="auto"/>
              </w:divBdr>
              <w:divsChild>
                <w:div w:id="281613985">
                  <w:marLeft w:val="0"/>
                  <w:marRight w:val="0"/>
                  <w:marTop w:val="0"/>
                  <w:marBottom w:val="0"/>
                  <w:divBdr>
                    <w:top w:val="none" w:sz="0" w:space="0" w:color="auto"/>
                    <w:left w:val="none" w:sz="0" w:space="0" w:color="auto"/>
                    <w:bottom w:val="none" w:sz="0" w:space="0" w:color="auto"/>
                    <w:right w:val="none" w:sz="0" w:space="0" w:color="auto"/>
                  </w:divBdr>
                </w:div>
                <w:div w:id="50744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0984">
          <w:marLeft w:val="0"/>
          <w:marRight w:val="0"/>
          <w:marTop w:val="0"/>
          <w:marBottom w:val="0"/>
          <w:divBdr>
            <w:top w:val="none" w:sz="0" w:space="0" w:color="auto"/>
            <w:left w:val="none" w:sz="0" w:space="0" w:color="auto"/>
            <w:bottom w:val="none" w:sz="0" w:space="0" w:color="auto"/>
            <w:right w:val="none" w:sz="0" w:space="0" w:color="auto"/>
          </w:divBdr>
          <w:divsChild>
            <w:div w:id="1971398869">
              <w:marLeft w:val="0"/>
              <w:marRight w:val="0"/>
              <w:marTop w:val="0"/>
              <w:marBottom w:val="0"/>
              <w:divBdr>
                <w:top w:val="none" w:sz="0" w:space="0" w:color="auto"/>
                <w:left w:val="none" w:sz="0" w:space="0" w:color="auto"/>
                <w:bottom w:val="none" w:sz="0" w:space="0" w:color="auto"/>
                <w:right w:val="none" w:sz="0" w:space="0" w:color="auto"/>
              </w:divBdr>
              <w:divsChild>
                <w:div w:id="1178689200">
                  <w:marLeft w:val="0"/>
                  <w:marRight w:val="0"/>
                  <w:marTop w:val="0"/>
                  <w:marBottom w:val="0"/>
                  <w:divBdr>
                    <w:top w:val="none" w:sz="0" w:space="0" w:color="auto"/>
                    <w:left w:val="none" w:sz="0" w:space="0" w:color="auto"/>
                    <w:bottom w:val="none" w:sz="0" w:space="0" w:color="auto"/>
                    <w:right w:val="none" w:sz="0" w:space="0" w:color="auto"/>
                  </w:divBdr>
                </w:div>
                <w:div w:id="5593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0533">
          <w:marLeft w:val="0"/>
          <w:marRight w:val="0"/>
          <w:marTop w:val="0"/>
          <w:marBottom w:val="0"/>
          <w:divBdr>
            <w:top w:val="none" w:sz="0" w:space="0" w:color="auto"/>
            <w:left w:val="none" w:sz="0" w:space="0" w:color="auto"/>
            <w:bottom w:val="none" w:sz="0" w:space="0" w:color="auto"/>
            <w:right w:val="none" w:sz="0" w:space="0" w:color="auto"/>
          </w:divBdr>
          <w:divsChild>
            <w:div w:id="51973609">
              <w:marLeft w:val="0"/>
              <w:marRight w:val="0"/>
              <w:marTop w:val="0"/>
              <w:marBottom w:val="0"/>
              <w:divBdr>
                <w:top w:val="none" w:sz="0" w:space="0" w:color="auto"/>
                <w:left w:val="none" w:sz="0" w:space="0" w:color="auto"/>
                <w:bottom w:val="none" w:sz="0" w:space="0" w:color="auto"/>
                <w:right w:val="none" w:sz="0" w:space="0" w:color="auto"/>
              </w:divBdr>
              <w:divsChild>
                <w:div w:id="980308450">
                  <w:marLeft w:val="0"/>
                  <w:marRight w:val="0"/>
                  <w:marTop w:val="0"/>
                  <w:marBottom w:val="0"/>
                  <w:divBdr>
                    <w:top w:val="none" w:sz="0" w:space="0" w:color="auto"/>
                    <w:left w:val="none" w:sz="0" w:space="0" w:color="auto"/>
                    <w:bottom w:val="none" w:sz="0" w:space="0" w:color="auto"/>
                    <w:right w:val="none" w:sz="0" w:space="0" w:color="auto"/>
                  </w:divBdr>
                </w:div>
                <w:div w:id="17402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669">
          <w:marLeft w:val="0"/>
          <w:marRight w:val="0"/>
          <w:marTop w:val="0"/>
          <w:marBottom w:val="0"/>
          <w:divBdr>
            <w:top w:val="none" w:sz="0" w:space="0" w:color="auto"/>
            <w:left w:val="none" w:sz="0" w:space="0" w:color="auto"/>
            <w:bottom w:val="none" w:sz="0" w:space="0" w:color="auto"/>
            <w:right w:val="none" w:sz="0" w:space="0" w:color="auto"/>
          </w:divBdr>
          <w:divsChild>
            <w:div w:id="882137866">
              <w:marLeft w:val="0"/>
              <w:marRight w:val="0"/>
              <w:marTop w:val="0"/>
              <w:marBottom w:val="0"/>
              <w:divBdr>
                <w:top w:val="none" w:sz="0" w:space="0" w:color="auto"/>
                <w:left w:val="none" w:sz="0" w:space="0" w:color="auto"/>
                <w:bottom w:val="none" w:sz="0" w:space="0" w:color="auto"/>
                <w:right w:val="none" w:sz="0" w:space="0" w:color="auto"/>
              </w:divBdr>
              <w:divsChild>
                <w:div w:id="1716153603">
                  <w:marLeft w:val="0"/>
                  <w:marRight w:val="0"/>
                  <w:marTop w:val="0"/>
                  <w:marBottom w:val="0"/>
                  <w:divBdr>
                    <w:top w:val="none" w:sz="0" w:space="0" w:color="auto"/>
                    <w:left w:val="none" w:sz="0" w:space="0" w:color="auto"/>
                    <w:bottom w:val="none" w:sz="0" w:space="0" w:color="auto"/>
                    <w:right w:val="none" w:sz="0" w:space="0" w:color="auto"/>
                  </w:divBdr>
                </w:div>
                <w:div w:id="921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2556">
          <w:marLeft w:val="0"/>
          <w:marRight w:val="0"/>
          <w:marTop w:val="0"/>
          <w:marBottom w:val="0"/>
          <w:divBdr>
            <w:top w:val="none" w:sz="0" w:space="0" w:color="auto"/>
            <w:left w:val="none" w:sz="0" w:space="0" w:color="auto"/>
            <w:bottom w:val="none" w:sz="0" w:space="0" w:color="auto"/>
            <w:right w:val="none" w:sz="0" w:space="0" w:color="auto"/>
          </w:divBdr>
          <w:divsChild>
            <w:div w:id="544097994">
              <w:marLeft w:val="0"/>
              <w:marRight w:val="0"/>
              <w:marTop w:val="0"/>
              <w:marBottom w:val="0"/>
              <w:divBdr>
                <w:top w:val="none" w:sz="0" w:space="0" w:color="auto"/>
                <w:left w:val="none" w:sz="0" w:space="0" w:color="auto"/>
                <w:bottom w:val="none" w:sz="0" w:space="0" w:color="auto"/>
                <w:right w:val="none" w:sz="0" w:space="0" w:color="auto"/>
              </w:divBdr>
              <w:divsChild>
                <w:div w:id="13848982">
                  <w:marLeft w:val="0"/>
                  <w:marRight w:val="0"/>
                  <w:marTop w:val="0"/>
                  <w:marBottom w:val="0"/>
                  <w:divBdr>
                    <w:top w:val="none" w:sz="0" w:space="0" w:color="auto"/>
                    <w:left w:val="none" w:sz="0" w:space="0" w:color="auto"/>
                    <w:bottom w:val="none" w:sz="0" w:space="0" w:color="auto"/>
                    <w:right w:val="none" w:sz="0" w:space="0" w:color="auto"/>
                  </w:divBdr>
                </w:div>
                <w:div w:id="222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85030">
          <w:marLeft w:val="0"/>
          <w:marRight w:val="0"/>
          <w:marTop w:val="0"/>
          <w:marBottom w:val="0"/>
          <w:divBdr>
            <w:top w:val="none" w:sz="0" w:space="0" w:color="auto"/>
            <w:left w:val="none" w:sz="0" w:space="0" w:color="auto"/>
            <w:bottom w:val="none" w:sz="0" w:space="0" w:color="auto"/>
            <w:right w:val="none" w:sz="0" w:space="0" w:color="auto"/>
          </w:divBdr>
          <w:divsChild>
            <w:div w:id="1603297524">
              <w:marLeft w:val="0"/>
              <w:marRight w:val="0"/>
              <w:marTop w:val="0"/>
              <w:marBottom w:val="0"/>
              <w:divBdr>
                <w:top w:val="none" w:sz="0" w:space="0" w:color="auto"/>
                <w:left w:val="none" w:sz="0" w:space="0" w:color="auto"/>
                <w:bottom w:val="none" w:sz="0" w:space="0" w:color="auto"/>
                <w:right w:val="none" w:sz="0" w:space="0" w:color="auto"/>
              </w:divBdr>
              <w:divsChild>
                <w:div w:id="11155200">
                  <w:marLeft w:val="0"/>
                  <w:marRight w:val="0"/>
                  <w:marTop w:val="0"/>
                  <w:marBottom w:val="0"/>
                  <w:divBdr>
                    <w:top w:val="none" w:sz="0" w:space="0" w:color="auto"/>
                    <w:left w:val="none" w:sz="0" w:space="0" w:color="auto"/>
                    <w:bottom w:val="none" w:sz="0" w:space="0" w:color="auto"/>
                    <w:right w:val="none" w:sz="0" w:space="0" w:color="auto"/>
                  </w:divBdr>
                </w:div>
                <w:div w:id="2574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6222">
          <w:marLeft w:val="0"/>
          <w:marRight w:val="0"/>
          <w:marTop w:val="0"/>
          <w:marBottom w:val="0"/>
          <w:divBdr>
            <w:top w:val="none" w:sz="0" w:space="0" w:color="auto"/>
            <w:left w:val="none" w:sz="0" w:space="0" w:color="auto"/>
            <w:bottom w:val="none" w:sz="0" w:space="0" w:color="auto"/>
            <w:right w:val="none" w:sz="0" w:space="0" w:color="auto"/>
          </w:divBdr>
          <w:divsChild>
            <w:div w:id="1494183785">
              <w:marLeft w:val="0"/>
              <w:marRight w:val="0"/>
              <w:marTop w:val="0"/>
              <w:marBottom w:val="0"/>
              <w:divBdr>
                <w:top w:val="none" w:sz="0" w:space="0" w:color="auto"/>
                <w:left w:val="none" w:sz="0" w:space="0" w:color="auto"/>
                <w:bottom w:val="none" w:sz="0" w:space="0" w:color="auto"/>
                <w:right w:val="none" w:sz="0" w:space="0" w:color="auto"/>
              </w:divBdr>
              <w:divsChild>
                <w:div w:id="461316106">
                  <w:marLeft w:val="0"/>
                  <w:marRight w:val="0"/>
                  <w:marTop w:val="0"/>
                  <w:marBottom w:val="0"/>
                  <w:divBdr>
                    <w:top w:val="none" w:sz="0" w:space="0" w:color="auto"/>
                    <w:left w:val="none" w:sz="0" w:space="0" w:color="auto"/>
                    <w:bottom w:val="none" w:sz="0" w:space="0" w:color="auto"/>
                    <w:right w:val="none" w:sz="0" w:space="0" w:color="auto"/>
                  </w:divBdr>
                </w:div>
                <w:div w:id="10168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6286">
          <w:marLeft w:val="0"/>
          <w:marRight w:val="0"/>
          <w:marTop w:val="0"/>
          <w:marBottom w:val="0"/>
          <w:divBdr>
            <w:top w:val="none" w:sz="0" w:space="0" w:color="auto"/>
            <w:left w:val="none" w:sz="0" w:space="0" w:color="auto"/>
            <w:bottom w:val="none" w:sz="0" w:space="0" w:color="auto"/>
            <w:right w:val="none" w:sz="0" w:space="0" w:color="auto"/>
          </w:divBdr>
          <w:divsChild>
            <w:div w:id="62487812">
              <w:marLeft w:val="0"/>
              <w:marRight w:val="0"/>
              <w:marTop w:val="0"/>
              <w:marBottom w:val="0"/>
              <w:divBdr>
                <w:top w:val="none" w:sz="0" w:space="0" w:color="auto"/>
                <w:left w:val="none" w:sz="0" w:space="0" w:color="auto"/>
                <w:bottom w:val="none" w:sz="0" w:space="0" w:color="auto"/>
                <w:right w:val="none" w:sz="0" w:space="0" w:color="auto"/>
              </w:divBdr>
              <w:divsChild>
                <w:div w:id="1371107186">
                  <w:marLeft w:val="0"/>
                  <w:marRight w:val="0"/>
                  <w:marTop w:val="0"/>
                  <w:marBottom w:val="0"/>
                  <w:divBdr>
                    <w:top w:val="none" w:sz="0" w:space="0" w:color="auto"/>
                    <w:left w:val="none" w:sz="0" w:space="0" w:color="auto"/>
                    <w:bottom w:val="none" w:sz="0" w:space="0" w:color="auto"/>
                    <w:right w:val="none" w:sz="0" w:space="0" w:color="auto"/>
                  </w:divBdr>
                </w:div>
                <w:div w:id="5528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7115">
          <w:marLeft w:val="0"/>
          <w:marRight w:val="0"/>
          <w:marTop w:val="0"/>
          <w:marBottom w:val="0"/>
          <w:divBdr>
            <w:top w:val="none" w:sz="0" w:space="0" w:color="auto"/>
            <w:left w:val="none" w:sz="0" w:space="0" w:color="auto"/>
            <w:bottom w:val="none" w:sz="0" w:space="0" w:color="auto"/>
            <w:right w:val="none" w:sz="0" w:space="0" w:color="auto"/>
          </w:divBdr>
          <w:divsChild>
            <w:div w:id="506410656">
              <w:marLeft w:val="0"/>
              <w:marRight w:val="0"/>
              <w:marTop w:val="0"/>
              <w:marBottom w:val="0"/>
              <w:divBdr>
                <w:top w:val="none" w:sz="0" w:space="0" w:color="auto"/>
                <w:left w:val="none" w:sz="0" w:space="0" w:color="auto"/>
                <w:bottom w:val="none" w:sz="0" w:space="0" w:color="auto"/>
                <w:right w:val="none" w:sz="0" w:space="0" w:color="auto"/>
              </w:divBdr>
              <w:divsChild>
                <w:div w:id="406415477">
                  <w:marLeft w:val="0"/>
                  <w:marRight w:val="0"/>
                  <w:marTop w:val="0"/>
                  <w:marBottom w:val="0"/>
                  <w:divBdr>
                    <w:top w:val="none" w:sz="0" w:space="0" w:color="auto"/>
                    <w:left w:val="none" w:sz="0" w:space="0" w:color="auto"/>
                    <w:bottom w:val="none" w:sz="0" w:space="0" w:color="auto"/>
                    <w:right w:val="none" w:sz="0" w:space="0" w:color="auto"/>
                  </w:divBdr>
                </w:div>
                <w:div w:id="16869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3511">
          <w:marLeft w:val="0"/>
          <w:marRight w:val="0"/>
          <w:marTop w:val="0"/>
          <w:marBottom w:val="0"/>
          <w:divBdr>
            <w:top w:val="none" w:sz="0" w:space="0" w:color="auto"/>
            <w:left w:val="none" w:sz="0" w:space="0" w:color="auto"/>
            <w:bottom w:val="none" w:sz="0" w:space="0" w:color="auto"/>
            <w:right w:val="none" w:sz="0" w:space="0" w:color="auto"/>
          </w:divBdr>
          <w:divsChild>
            <w:div w:id="197478391">
              <w:marLeft w:val="0"/>
              <w:marRight w:val="0"/>
              <w:marTop w:val="0"/>
              <w:marBottom w:val="0"/>
              <w:divBdr>
                <w:top w:val="none" w:sz="0" w:space="0" w:color="auto"/>
                <w:left w:val="none" w:sz="0" w:space="0" w:color="auto"/>
                <w:bottom w:val="none" w:sz="0" w:space="0" w:color="auto"/>
                <w:right w:val="none" w:sz="0" w:space="0" w:color="auto"/>
              </w:divBdr>
              <w:divsChild>
                <w:div w:id="520969547">
                  <w:marLeft w:val="0"/>
                  <w:marRight w:val="0"/>
                  <w:marTop w:val="0"/>
                  <w:marBottom w:val="0"/>
                  <w:divBdr>
                    <w:top w:val="none" w:sz="0" w:space="0" w:color="auto"/>
                    <w:left w:val="none" w:sz="0" w:space="0" w:color="auto"/>
                    <w:bottom w:val="none" w:sz="0" w:space="0" w:color="auto"/>
                    <w:right w:val="none" w:sz="0" w:space="0" w:color="auto"/>
                  </w:divBdr>
                </w:div>
                <w:div w:id="10077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71245">
          <w:marLeft w:val="0"/>
          <w:marRight w:val="0"/>
          <w:marTop w:val="0"/>
          <w:marBottom w:val="0"/>
          <w:divBdr>
            <w:top w:val="none" w:sz="0" w:space="0" w:color="auto"/>
            <w:left w:val="none" w:sz="0" w:space="0" w:color="auto"/>
            <w:bottom w:val="none" w:sz="0" w:space="0" w:color="auto"/>
            <w:right w:val="none" w:sz="0" w:space="0" w:color="auto"/>
          </w:divBdr>
          <w:divsChild>
            <w:div w:id="283771913">
              <w:marLeft w:val="0"/>
              <w:marRight w:val="0"/>
              <w:marTop w:val="0"/>
              <w:marBottom w:val="0"/>
              <w:divBdr>
                <w:top w:val="none" w:sz="0" w:space="0" w:color="auto"/>
                <w:left w:val="none" w:sz="0" w:space="0" w:color="auto"/>
                <w:bottom w:val="none" w:sz="0" w:space="0" w:color="auto"/>
                <w:right w:val="none" w:sz="0" w:space="0" w:color="auto"/>
              </w:divBdr>
              <w:divsChild>
                <w:div w:id="751465208">
                  <w:marLeft w:val="0"/>
                  <w:marRight w:val="0"/>
                  <w:marTop w:val="0"/>
                  <w:marBottom w:val="0"/>
                  <w:divBdr>
                    <w:top w:val="none" w:sz="0" w:space="0" w:color="auto"/>
                    <w:left w:val="none" w:sz="0" w:space="0" w:color="auto"/>
                    <w:bottom w:val="none" w:sz="0" w:space="0" w:color="auto"/>
                    <w:right w:val="none" w:sz="0" w:space="0" w:color="auto"/>
                  </w:divBdr>
                </w:div>
                <w:div w:id="8064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1472">
          <w:marLeft w:val="0"/>
          <w:marRight w:val="0"/>
          <w:marTop w:val="0"/>
          <w:marBottom w:val="0"/>
          <w:divBdr>
            <w:top w:val="none" w:sz="0" w:space="0" w:color="auto"/>
            <w:left w:val="none" w:sz="0" w:space="0" w:color="auto"/>
            <w:bottom w:val="none" w:sz="0" w:space="0" w:color="auto"/>
            <w:right w:val="none" w:sz="0" w:space="0" w:color="auto"/>
          </w:divBdr>
          <w:divsChild>
            <w:div w:id="1886332033">
              <w:marLeft w:val="0"/>
              <w:marRight w:val="0"/>
              <w:marTop w:val="0"/>
              <w:marBottom w:val="0"/>
              <w:divBdr>
                <w:top w:val="none" w:sz="0" w:space="0" w:color="auto"/>
                <w:left w:val="none" w:sz="0" w:space="0" w:color="auto"/>
                <w:bottom w:val="none" w:sz="0" w:space="0" w:color="auto"/>
                <w:right w:val="none" w:sz="0" w:space="0" w:color="auto"/>
              </w:divBdr>
            </w:div>
            <w:div w:id="2468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3214">
      <w:bodyDiv w:val="1"/>
      <w:marLeft w:val="0"/>
      <w:marRight w:val="0"/>
      <w:marTop w:val="0"/>
      <w:marBottom w:val="0"/>
      <w:divBdr>
        <w:top w:val="none" w:sz="0" w:space="0" w:color="auto"/>
        <w:left w:val="none" w:sz="0" w:space="0" w:color="auto"/>
        <w:bottom w:val="none" w:sz="0" w:space="0" w:color="auto"/>
        <w:right w:val="none" w:sz="0" w:space="0" w:color="auto"/>
      </w:divBdr>
      <w:divsChild>
        <w:div w:id="1570461540">
          <w:marLeft w:val="0"/>
          <w:marRight w:val="0"/>
          <w:marTop w:val="0"/>
          <w:marBottom w:val="0"/>
          <w:divBdr>
            <w:top w:val="none" w:sz="0" w:space="0" w:color="auto"/>
            <w:left w:val="none" w:sz="0" w:space="0" w:color="auto"/>
            <w:bottom w:val="none" w:sz="0" w:space="0" w:color="auto"/>
            <w:right w:val="none" w:sz="0" w:space="0" w:color="auto"/>
          </w:divBdr>
        </w:div>
        <w:div w:id="51730814">
          <w:marLeft w:val="0"/>
          <w:marRight w:val="0"/>
          <w:marTop w:val="0"/>
          <w:marBottom w:val="0"/>
          <w:divBdr>
            <w:top w:val="none" w:sz="0" w:space="0" w:color="auto"/>
            <w:left w:val="none" w:sz="0" w:space="0" w:color="auto"/>
            <w:bottom w:val="none" w:sz="0" w:space="0" w:color="auto"/>
            <w:right w:val="none" w:sz="0" w:space="0" w:color="auto"/>
          </w:divBdr>
          <w:divsChild>
            <w:div w:id="176888163">
              <w:marLeft w:val="0"/>
              <w:marRight w:val="0"/>
              <w:marTop w:val="0"/>
              <w:marBottom w:val="0"/>
              <w:divBdr>
                <w:top w:val="none" w:sz="0" w:space="0" w:color="auto"/>
                <w:left w:val="none" w:sz="0" w:space="0" w:color="auto"/>
                <w:bottom w:val="none" w:sz="0" w:space="0" w:color="auto"/>
                <w:right w:val="none" w:sz="0" w:space="0" w:color="auto"/>
              </w:divBdr>
              <w:divsChild>
                <w:div w:id="459492231">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566451528">
      <w:bodyDiv w:val="1"/>
      <w:marLeft w:val="0"/>
      <w:marRight w:val="0"/>
      <w:marTop w:val="0"/>
      <w:marBottom w:val="0"/>
      <w:divBdr>
        <w:top w:val="none" w:sz="0" w:space="0" w:color="auto"/>
        <w:left w:val="none" w:sz="0" w:space="0" w:color="auto"/>
        <w:bottom w:val="none" w:sz="0" w:space="0" w:color="auto"/>
        <w:right w:val="none" w:sz="0" w:space="0" w:color="auto"/>
      </w:divBdr>
      <w:divsChild>
        <w:div w:id="1849170895">
          <w:marLeft w:val="0"/>
          <w:marRight w:val="0"/>
          <w:marTop w:val="0"/>
          <w:marBottom w:val="0"/>
          <w:divBdr>
            <w:top w:val="none" w:sz="0" w:space="0" w:color="auto"/>
            <w:left w:val="none" w:sz="0" w:space="0" w:color="auto"/>
            <w:bottom w:val="none" w:sz="0" w:space="0" w:color="auto"/>
            <w:right w:val="none" w:sz="0" w:space="0" w:color="auto"/>
          </w:divBdr>
          <w:divsChild>
            <w:div w:id="1885944565">
              <w:marLeft w:val="0"/>
              <w:marRight w:val="0"/>
              <w:marTop w:val="0"/>
              <w:marBottom w:val="0"/>
              <w:divBdr>
                <w:top w:val="none" w:sz="0" w:space="0" w:color="auto"/>
                <w:left w:val="none" w:sz="0" w:space="0" w:color="auto"/>
                <w:bottom w:val="none" w:sz="0" w:space="0" w:color="auto"/>
                <w:right w:val="none" w:sz="0" w:space="0" w:color="auto"/>
              </w:divBdr>
            </w:div>
            <w:div w:id="1524780086">
              <w:marLeft w:val="0"/>
              <w:marRight w:val="0"/>
              <w:marTop w:val="0"/>
              <w:marBottom w:val="0"/>
              <w:divBdr>
                <w:top w:val="none" w:sz="0" w:space="0" w:color="auto"/>
                <w:left w:val="none" w:sz="0" w:space="0" w:color="auto"/>
                <w:bottom w:val="none" w:sz="0" w:space="0" w:color="auto"/>
                <w:right w:val="none" w:sz="0" w:space="0" w:color="auto"/>
              </w:divBdr>
            </w:div>
            <w:div w:id="1488743645">
              <w:marLeft w:val="0"/>
              <w:marRight w:val="0"/>
              <w:marTop w:val="0"/>
              <w:marBottom w:val="0"/>
              <w:divBdr>
                <w:top w:val="none" w:sz="0" w:space="0" w:color="auto"/>
                <w:left w:val="none" w:sz="0" w:space="0" w:color="auto"/>
                <w:bottom w:val="none" w:sz="0" w:space="0" w:color="auto"/>
                <w:right w:val="none" w:sz="0" w:space="0" w:color="auto"/>
              </w:divBdr>
            </w:div>
            <w:div w:id="1920362122">
              <w:marLeft w:val="0"/>
              <w:marRight w:val="0"/>
              <w:marTop w:val="0"/>
              <w:marBottom w:val="0"/>
              <w:divBdr>
                <w:top w:val="none" w:sz="0" w:space="0" w:color="auto"/>
                <w:left w:val="none" w:sz="0" w:space="0" w:color="auto"/>
                <w:bottom w:val="none" w:sz="0" w:space="0" w:color="auto"/>
                <w:right w:val="none" w:sz="0" w:space="0" w:color="auto"/>
              </w:divBdr>
            </w:div>
            <w:div w:id="1892619467">
              <w:marLeft w:val="0"/>
              <w:marRight w:val="0"/>
              <w:marTop w:val="0"/>
              <w:marBottom w:val="0"/>
              <w:divBdr>
                <w:top w:val="none" w:sz="0" w:space="0" w:color="auto"/>
                <w:left w:val="none" w:sz="0" w:space="0" w:color="auto"/>
                <w:bottom w:val="none" w:sz="0" w:space="0" w:color="auto"/>
                <w:right w:val="none" w:sz="0" w:space="0" w:color="auto"/>
              </w:divBdr>
            </w:div>
            <w:div w:id="1254705681">
              <w:marLeft w:val="0"/>
              <w:marRight w:val="0"/>
              <w:marTop w:val="0"/>
              <w:marBottom w:val="0"/>
              <w:divBdr>
                <w:top w:val="none" w:sz="0" w:space="0" w:color="auto"/>
                <w:left w:val="none" w:sz="0" w:space="0" w:color="auto"/>
                <w:bottom w:val="none" w:sz="0" w:space="0" w:color="auto"/>
                <w:right w:val="none" w:sz="0" w:space="0" w:color="auto"/>
              </w:divBdr>
            </w:div>
            <w:div w:id="297302037">
              <w:marLeft w:val="0"/>
              <w:marRight w:val="0"/>
              <w:marTop w:val="0"/>
              <w:marBottom w:val="0"/>
              <w:divBdr>
                <w:top w:val="none" w:sz="0" w:space="0" w:color="auto"/>
                <w:left w:val="none" w:sz="0" w:space="0" w:color="auto"/>
                <w:bottom w:val="none" w:sz="0" w:space="0" w:color="auto"/>
                <w:right w:val="none" w:sz="0" w:space="0" w:color="auto"/>
              </w:divBdr>
            </w:div>
            <w:div w:id="1639532709">
              <w:marLeft w:val="0"/>
              <w:marRight w:val="0"/>
              <w:marTop w:val="0"/>
              <w:marBottom w:val="0"/>
              <w:divBdr>
                <w:top w:val="none" w:sz="0" w:space="0" w:color="auto"/>
                <w:left w:val="none" w:sz="0" w:space="0" w:color="auto"/>
                <w:bottom w:val="none" w:sz="0" w:space="0" w:color="auto"/>
                <w:right w:val="none" w:sz="0" w:space="0" w:color="auto"/>
              </w:divBdr>
            </w:div>
            <w:div w:id="234049552">
              <w:marLeft w:val="0"/>
              <w:marRight w:val="0"/>
              <w:marTop w:val="0"/>
              <w:marBottom w:val="0"/>
              <w:divBdr>
                <w:top w:val="none" w:sz="0" w:space="0" w:color="auto"/>
                <w:left w:val="none" w:sz="0" w:space="0" w:color="auto"/>
                <w:bottom w:val="none" w:sz="0" w:space="0" w:color="auto"/>
                <w:right w:val="none" w:sz="0" w:space="0" w:color="auto"/>
              </w:divBdr>
            </w:div>
            <w:div w:id="536628797">
              <w:marLeft w:val="0"/>
              <w:marRight w:val="0"/>
              <w:marTop w:val="0"/>
              <w:marBottom w:val="0"/>
              <w:divBdr>
                <w:top w:val="none" w:sz="0" w:space="0" w:color="auto"/>
                <w:left w:val="none" w:sz="0" w:space="0" w:color="auto"/>
                <w:bottom w:val="none" w:sz="0" w:space="0" w:color="auto"/>
                <w:right w:val="none" w:sz="0" w:space="0" w:color="auto"/>
              </w:divBdr>
            </w:div>
            <w:div w:id="453405233">
              <w:marLeft w:val="0"/>
              <w:marRight w:val="0"/>
              <w:marTop w:val="0"/>
              <w:marBottom w:val="0"/>
              <w:divBdr>
                <w:top w:val="none" w:sz="0" w:space="0" w:color="auto"/>
                <w:left w:val="none" w:sz="0" w:space="0" w:color="auto"/>
                <w:bottom w:val="none" w:sz="0" w:space="0" w:color="auto"/>
                <w:right w:val="none" w:sz="0" w:space="0" w:color="auto"/>
              </w:divBdr>
            </w:div>
            <w:div w:id="320550305">
              <w:marLeft w:val="0"/>
              <w:marRight w:val="0"/>
              <w:marTop w:val="0"/>
              <w:marBottom w:val="0"/>
              <w:divBdr>
                <w:top w:val="none" w:sz="0" w:space="0" w:color="auto"/>
                <w:left w:val="none" w:sz="0" w:space="0" w:color="auto"/>
                <w:bottom w:val="none" w:sz="0" w:space="0" w:color="auto"/>
                <w:right w:val="none" w:sz="0" w:space="0" w:color="auto"/>
              </w:divBdr>
            </w:div>
            <w:div w:id="176769436">
              <w:marLeft w:val="0"/>
              <w:marRight w:val="0"/>
              <w:marTop w:val="0"/>
              <w:marBottom w:val="0"/>
              <w:divBdr>
                <w:top w:val="none" w:sz="0" w:space="0" w:color="auto"/>
                <w:left w:val="none" w:sz="0" w:space="0" w:color="auto"/>
                <w:bottom w:val="none" w:sz="0" w:space="0" w:color="auto"/>
                <w:right w:val="none" w:sz="0" w:space="0" w:color="auto"/>
              </w:divBdr>
            </w:div>
            <w:div w:id="193077522">
              <w:marLeft w:val="0"/>
              <w:marRight w:val="0"/>
              <w:marTop w:val="0"/>
              <w:marBottom w:val="0"/>
              <w:divBdr>
                <w:top w:val="none" w:sz="0" w:space="0" w:color="auto"/>
                <w:left w:val="none" w:sz="0" w:space="0" w:color="auto"/>
                <w:bottom w:val="none" w:sz="0" w:space="0" w:color="auto"/>
                <w:right w:val="none" w:sz="0" w:space="0" w:color="auto"/>
              </w:divBdr>
            </w:div>
            <w:div w:id="919483296">
              <w:marLeft w:val="0"/>
              <w:marRight w:val="0"/>
              <w:marTop w:val="0"/>
              <w:marBottom w:val="0"/>
              <w:divBdr>
                <w:top w:val="none" w:sz="0" w:space="0" w:color="auto"/>
                <w:left w:val="none" w:sz="0" w:space="0" w:color="auto"/>
                <w:bottom w:val="none" w:sz="0" w:space="0" w:color="auto"/>
                <w:right w:val="none" w:sz="0" w:space="0" w:color="auto"/>
              </w:divBdr>
            </w:div>
            <w:div w:id="573202181">
              <w:marLeft w:val="0"/>
              <w:marRight w:val="0"/>
              <w:marTop w:val="0"/>
              <w:marBottom w:val="0"/>
              <w:divBdr>
                <w:top w:val="none" w:sz="0" w:space="0" w:color="auto"/>
                <w:left w:val="none" w:sz="0" w:space="0" w:color="auto"/>
                <w:bottom w:val="none" w:sz="0" w:space="0" w:color="auto"/>
                <w:right w:val="none" w:sz="0" w:space="0" w:color="auto"/>
              </w:divBdr>
            </w:div>
            <w:div w:id="1996489817">
              <w:marLeft w:val="0"/>
              <w:marRight w:val="0"/>
              <w:marTop w:val="0"/>
              <w:marBottom w:val="0"/>
              <w:divBdr>
                <w:top w:val="none" w:sz="0" w:space="0" w:color="auto"/>
                <w:left w:val="none" w:sz="0" w:space="0" w:color="auto"/>
                <w:bottom w:val="none" w:sz="0" w:space="0" w:color="auto"/>
                <w:right w:val="none" w:sz="0" w:space="0" w:color="auto"/>
              </w:divBdr>
            </w:div>
            <w:div w:id="1444151499">
              <w:marLeft w:val="0"/>
              <w:marRight w:val="0"/>
              <w:marTop w:val="0"/>
              <w:marBottom w:val="0"/>
              <w:divBdr>
                <w:top w:val="none" w:sz="0" w:space="0" w:color="auto"/>
                <w:left w:val="none" w:sz="0" w:space="0" w:color="auto"/>
                <w:bottom w:val="none" w:sz="0" w:space="0" w:color="auto"/>
                <w:right w:val="none" w:sz="0" w:space="0" w:color="auto"/>
              </w:divBdr>
            </w:div>
            <w:div w:id="108547538">
              <w:marLeft w:val="0"/>
              <w:marRight w:val="0"/>
              <w:marTop w:val="0"/>
              <w:marBottom w:val="0"/>
              <w:divBdr>
                <w:top w:val="none" w:sz="0" w:space="0" w:color="auto"/>
                <w:left w:val="none" w:sz="0" w:space="0" w:color="auto"/>
                <w:bottom w:val="none" w:sz="0" w:space="0" w:color="auto"/>
                <w:right w:val="none" w:sz="0" w:space="0" w:color="auto"/>
              </w:divBdr>
            </w:div>
            <w:div w:id="3410685">
              <w:marLeft w:val="0"/>
              <w:marRight w:val="0"/>
              <w:marTop w:val="0"/>
              <w:marBottom w:val="0"/>
              <w:divBdr>
                <w:top w:val="none" w:sz="0" w:space="0" w:color="auto"/>
                <w:left w:val="none" w:sz="0" w:space="0" w:color="auto"/>
                <w:bottom w:val="none" w:sz="0" w:space="0" w:color="auto"/>
                <w:right w:val="none" w:sz="0" w:space="0" w:color="auto"/>
              </w:divBdr>
            </w:div>
            <w:div w:id="651368248">
              <w:marLeft w:val="0"/>
              <w:marRight w:val="0"/>
              <w:marTop w:val="0"/>
              <w:marBottom w:val="0"/>
              <w:divBdr>
                <w:top w:val="none" w:sz="0" w:space="0" w:color="auto"/>
                <w:left w:val="none" w:sz="0" w:space="0" w:color="auto"/>
                <w:bottom w:val="none" w:sz="0" w:space="0" w:color="auto"/>
                <w:right w:val="none" w:sz="0" w:space="0" w:color="auto"/>
              </w:divBdr>
            </w:div>
            <w:div w:id="1278949671">
              <w:marLeft w:val="0"/>
              <w:marRight w:val="0"/>
              <w:marTop w:val="0"/>
              <w:marBottom w:val="0"/>
              <w:divBdr>
                <w:top w:val="none" w:sz="0" w:space="0" w:color="auto"/>
                <w:left w:val="none" w:sz="0" w:space="0" w:color="auto"/>
                <w:bottom w:val="none" w:sz="0" w:space="0" w:color="auto"/>
                <w:right w:val="none" w:sz="0" w:space="0" w:color="auto"/>
              </w:divBdr>
            </w:div>
            <w:div w:id="732435977">
              <w:marLeft w:val="0"/>
              <w:marRight w:val="0"/>
              <w:marTop w:val="0"/>
              <w:marBottom w:val="0"/>
              <w:divBdr>
                <w:top w:val="none" w:sz="0" w:space="0" w:color="auto"/>
                <w:left w:val="none" w:sz="0" w:space="0" w:color="auto"/>
                <w:bottom w:val="none" w:sz="0" w:space="0" w:color="auto"/>
                <w:right w:val="none" w:sz="0" w:space="0" w:color="auto"/>
              </w:divBdr>
            </w:div>
            <w:div w:id="1434979142">
              <w:marLeft w:val="0"/>
              <w:marRight w:val="0"/>
              <w:marTop w:val="0"/>
              <w:marBottom w:val="0"/>
              <w:divBdr>
                <w:top w:val="none" w:sz="0" w:space="0" w:color="auto"/>
                <w:left w:val="none" w:sz="0" w:space="0" w:color="auto"/>
                <w:bottom w:val="none" w:sz="0" w:space="0" w:color="auto"/>
                <w:right w:val="none" w:sz="0" w:space="0" w:color="auto"/>
              </w:divBdr>
            </w:div>
            <w:div w:id="79914211">
              <w:marLeft w:val="0"/>
              <w:marRight w:val="0"/>
              <w:marTop w:val="0"/>
              <w:marBottom w:val="0"/>
              <w:divBdr>
                <w:top w:val="none" w:sz="0" w:space="0" w:color="auto"/>
                <w:left w:val="none" w:sz="0" w:space="0" w:color="auto"/>
                <w:bottom w:val="none" w:sz="0" w:space="0" w:color="auto"/>
                <w:right w:val="none" w:sz="0" w:space="0" w:color="auto"/>
              </w:divBdr>
            </w:div>
            <w:div w:id="498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8795">
      <w:bodyDiv w:val="1"/>
      <w:marLeft w:val="0"/>
      <w:marRight w:val="0"/>
      <w:marTop w:val="0"/>
      <w:marBottom w:val="0"/>
      <w:divBdr>
        <w:top w:val="none" w:sz="0" w:space="0" w:color="auto"/>
        <w:left w:val="none" w:sz="0" w:space="0" w:color="auto"/>
        <w:bottom w:val="none" w:sz="0" w:space="0" w:color="auto"/>
        <w:right w:val="none" w:sz="0" w:space="0" w:color="auto"/>
      </w:divBdr>
      <w:divsChild>
        <w:div w:id="7491562">
          <w:marLeft w:val="0"/>
          <w:marRight w:val="0"/>
          <w:marTop w:val="0"/>
          <w:marBottom w:val="0"/>
          <w:divBdr>
            <w:top w:val="none" w:sz="0" w:space="0" w:color="auto"/>
            <w:left w:val="none" w:sz="0" w:space="0" w:color="auto"/>
            <w:bottom w:val="none" w:sz="0" w:space="0" w:color="auto"/>
            <w:right w:val="none" w:sz="0" w:space="0" w:color="auto"/>
          </w:divBdr>
        </w:div>
      </w:divsChild>
    </w:div>
    <w:div w:id="1687899920">
      <w:bodyDiv w:val="1"/>
      <w:marLeft w:val="0"/>
      <w:marRight w:val="0"/>
      <w:marTop w:val="0"/>
      <w:marBottom w:val="0"/>
      <w:divBdr>
        <w:top w:val="none" w:sz="0" w:space="0" w:color="auto"/>
        <w:left w:val="none" w:sz="0" w:space="0" w:color="auto"/>
        <w:bottom w:val="none" w:sz="0" w:space="0" w:color="auto"/>
        <w:right w:val="none" w:sz="0" w:space="0" w:color="auto"/>
      </w:divBdr>
    </w:div>
    <w:div w:id="1703555851">
      <w:bodyDiv w:val="1"/>
      <w:marLeft w:val="0"/>
      <w:marRight w:val="0"/>
      <w:marTop w:val="0"/>
      <w:marBottom w:val="0"/>
      <w:divBdr>
        <w:top w:val="none" w:sz="0" w:space="0" w:color="auto"/>
        <w:left w:val="none" w:sz="0" w:space="0" w:color="auto"/>
        <w:bottom w:val="none" w:sz="0" w:space="0" w:color="auto"/>
        <w:right w:val="none" w:sz="0" w:space="0" w:color="auto"/>
      </w:divBdr>
    </w:div>
    <w:div w:id="1760830623">
      <w:bodyDiv w:val="1"/>
      <w:marLeft w:val="0"/>
      <w:marRight w:val="0"/>
      <w:marTop w:val="0"/>
      <w:marBottom w:val="0"/>
      <w:divBdr>
        <w:top w:val="none" w:sz="0" w:space="0" w:color="auto"/>
        <w:left w:val="none" w:sz="0" w:space="0" w:color="auto"/>
        <w:bottom w:val="none" w:sz="0" w:space="0" w:color="auto"/>
        <w:right w:val="none" w:sz="0" w:space="0" w:color="auto"/>
      </w:divBdr>
      <w:divsChild>
        <w:div w:id="589704184">
          <w:marLeft w:val="0"/>
          <w:marRight w:val="0"/>
          <w:marTop w:val="0"/>
          <w:marBottom w:val="0"/>
          <w:divBdr>
            <w:top w:val="none" w:sz="0" w:space="0" w:color="auto"/>
            <w:left w:val="none" w:sz="0" w:space="0" w:color="auto"/>
            <w:bottom w:val="none" w:sz="0" w:space="0" w:color="auto"/>
            <w:right w:val="none" w:sz="0" w:space="0" w:color="auto"/>
          </w:divBdr>
        </w:div>
      </w:divsChild>
    </w:div>
    <w:div w:id="1765421746">
      <w:bodyDiv w:val="1"/>
      <w:marLeft w:val="0"/>
      <w:marRight w:val="0"/>
      <w:marTop w:val="0"/>
      <w:marBottom w:val="0"/>
      <w:divBdr>
        <w:top w:val="none" w:sz="0" w:space="0" w:color="auto"/>
        <w:left w:val="none" w:sz="0" w:space="0" w:color="auto"/>
        <w:bottom w:val="none" w:sz="0" w:space="0" w:color="auto"/>
        <w:right w:val="none" w:sz="0" w:space="0" w:color="auto"/>
      </w:divBdr>
    </w:div>
    <w:div w:id="1771045781">
      <w:bodyDiv w:val="1"/>
      <w:marLeft w:val="0"/>
      <w:marRight w:val="0"/>
      <w:marTop w:val="0"/>
      <w:marBottom w:val="0"/>
      <w:divBdr>
        <w:top w:val="none" w:sz="0" w:space="0" w:color="auto"/>
        <w:left w:val="none" w:sz="0" w:space="0" w:color="auto"/>
        <w:bottom w:val="none" w:sz="0" w:space="0" w:color="auto"/>
        <w:right w:val="none" w:sz="0" w:space="0" w:color="auto"/>
      </w:divBdr>
    </w:div>
    <w:div w:id="1964186645">
      <w:bodyDiv w:val="1"/>
      <w:marLeft w:val="0"/>
      <w:marRight w:val="0"/>
      <w:marTop w:val="0"/>
      <w:marBottom w:val="0"/>
      <w:divBdr>
        <w:top w:val="none" w:sz="0" w:space="0" w:color="auto"/>
        <w:left w:val="none" w:sz="0" w:space="0" w:color="auto"/>
        <w:bottom w:val="none" w:sz="0" w:space="0" w:color="auto"/>
        <w:right w:val="none" w:sz="0" w:space="0" w:color="auto"/>
      </w:divBdr>
      <w:divsChild>
        <w:div w:id="1947620232">
          <w:marLeft w:val="0"/>
          <w:marRight w:val="0"/>
          <w:marTop w:val="0"/>
          <w:marBottom w:val="0"/>
          <w:divBdr>
            <w:top w:val="none" w:sz="0" w:space="0" w:color="auto"/>
            <w:left w:val="none" w:sz="0" w:space="0" w:color="auto"/>
            <w:bottom w:val="none" w:sz="0" w:space="0" w:color="auto"/>
            <w:right w:val="none" w:sz="0" w:space="0" w:color="auto"/>
          </w:divBdr>
          <w:divsChild>
            <w:div w:id="2139374890">
              <w:marLeft w:val="0"/>
              <w:marRight w:val="0"/>
              <w:marTop w:val="0"/>
              <w:marBottom w:val="0"/>
              <w:divBdr>
                <w:top w:val="none" w:sz="0" w:space="0" w:color="auto"/>
                <w:left w:val="none" w:sz="0" w:space="0" w:color="auto"/>
                <w:bottom w:val="none" w:sz="0" w:space="0" w:color="auto"/>
                <w:right w:val="none" w:sz="0" w:space="0" w:color="auto"/>
              </w:divBdr>
              <w:divsChild>
                <w:div w:id="1359350643">
                  <w:marLeft w:val="0"/>
                  <w:marRight w:val="0"/>
                  <w:marTop w:val="0"/>
                  <w:marBottom w:val="0"/>
                  <w:divBdr>
                    <w:top w:val="none" w:sz="0" w:space="0" w:color="auto"/>
                    <w:left w:val="none" w:sz="0" w:space="0" w:color="auto"/>
                    <w:bottom w:val="none" w:sz="0" w:space="0" w:color="auto"/>
                    <w:right w:val="none" w:sz="0" w:space="0" w:color="auto"/>
                  </w:divBdr>
                </w:div>
                <w:div w:id="13174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00">
          <w:marLeft w:val="0"/>
          <w:marRight w:val="0"/>
          <w:marTop w:val="0"/>
          <w:marBottom w:val="0"/>
          <w:divBdr>
            <w:top w:val="none" w:sz="0" w:space="0" w:color="auto"/>
            <w:left w:val="none" w:sz="0" w:space="0" w:color="auto"/>
            <w:bottom w:val="none" w:sz="0" w:space="0" w:color="auto"/>
            <w:right w:val="none" w:sz="0" w:space="0" w:color="auto"/>
          </w:divBdr>
          <w:divsChild>
            <w:div w:id="934364238">
              <w:marLeft w:val="0"/>
              <w:marRight w:val="0"/>
              <w:marTop w:val="0"/>
              <w:marBottom w:val="0"/>
              <w:divBdr>
                <w:top w:val="none" w:sz="0" w:space="0" w:color="auto"/>
                <w:left w:val="none" w:sz="0" w:space="0" w:color="auto"/>
                <w:bottom w:val="none" w:sz="0" w:space="0" w:color="auto"/>
                <w:right w:val="none" w:sz="0" w:space="0" w:color="auto"/>
              </w:divBdr>
              <w:divsChild>
                <w:div w:id="947278280">
                  <w:marLeft w:val="0"/>
                  <w:marRight w:val="0"/>
                  <w:marTop w:val="0"/>
                  <w:marBottom w:val="0"/>
                  <w:divBdr>
                    <w:top w:val="none" w:sz="0" w:space="0" w:color="auto"/>
                    <w:left w:val="none" w:sz="0" w:space="0" w:color="auto"/>
                    <w:bottom w:val="none" w:sz="0" w:space="0" w:color="auto"/>
                    <w:right w:val="none" w:sz="0" w:space="0" w:color="auto"/>
                  </w:divBdr>
                </w:div>
                <w:div w:id="20194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9179">
          <w:marLeft w:val="0"/>
          <w:marRight w:val="0"/>
          <w:marTop w:val="0"/>
          <w:marBottom w:val="0"/>
          <w:divBdr>
            <w:top w:val="none" w:sz="0" w:space="0" w:color="auto"/>
            <w:left w:val="none" w:sz="0" w:space="0" w:color="auto"/>
            <w:bottom w:val="none" w:sz="0" w:space="0" w:color="auto"/>
            <w:right w:val="none" w:sz="0" w:space="0" w:color="auto"/>
          </w:divBdr>
          <w:divsChild>
            <w:div w:id="52000523">
              <w:marLeft w:val="0"/>
              <w:marRight w:val="0"/>
              <w:marTop w:val="0"/>
              <w:marBottom w:val="0"/>
              <w:divBdr>
                <w:top w:val="none" w:sz="0" w:space="0" w:color="auto"/>
                <w:left w:val="none" w:sz="0" w:space="0" w:color="auto"/>
                <w:bottom w:val="none" w:sz="0" w:space="0" w:color="auto"/>
                <w:right w:val="none" w:sz="0" w:space="0" w:color="auto"/>
              </w:divBdr>
              <w:divsChild>
                <w:div w:id="850415139">
                  <w:marLeft w:val="0"/>
                  <w:marRight w:val="0"/>
                  <w:marTop w:val="0"/>
                  <w:marBottom w:val="0"/>
                  <w:divBdr>
                    <w:top w:val="none" w:sz="0" w:space="0" w:color="auto"/>
                    <w:left w:val="none" w:sz="0" w:space="0" w:color="auto"/>
                    <w:bottom w:val="none" w:sz="0" w:space="0" w:color="auto"/>
                    <w:right w:val="none" w:sz="0" w:space="0" w:color="auto"/>
                  </w:divBdr>
                </w:div>
                <w:div w:id="10847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0343">
          <w:marLeft w:val="0"/>
          <w:marRight w:val="0"/>
          <w:marTop w:val="0"/>
          <w:marBottom w:val="0"/>
          <w:divBdr>
            <w:top w:val="none" w:sz="0" w:space="0" w:color="auto"/>
            <w:left w:val="none" w:sz="0" w:space="0" w:color="auto"/>
            <w:bottom w:val="none" w:sz="0" w:space="0" w:color="auto"/>
            <w:right w:val="none" w:sz="0" w:space="0" w:color="auto"/>
          </w:divBdr>
          <w:divsChild>
            <w:div w:id="376512603">
              <w:marLeft w:val="0"/>
              <w:marRight w:val="0"/>
              <w:marTop w:val="0"/>
              <w:marBottom w:val="0"/>
              <w:divBdr>
                <w:top w:val="none" w:sz="0" w:space="0" w:color="auto"/>
                <w:left w:val="none" w:sz="0" w:space="0" w:color="auto"/>
                <w:bottom w:val="none" w:sz="0" w:space="0" w:color="auto"/>
                <w:right w:val="none" w:sz="0" w:space="0" w:color="auto"/>
              </w:divBdr>
              <w:divsChild>
                <w:div w:id="1040397799">
                  <w:marLeft w:val="0"/>
                  <w:marRight w:val="0"/>
                  <w:marTop w:val="0"/>
                  <w:marBottom w:val="0"/>
                  <w:divBdr>
                    <w:top w:val="none" w:sz="0" w:space="0" w:color="auto"/>
                    <w:left w:val="none" w:sz="0" w:space="0" w:color="auto"/>
                    <w:bottom w:val="none" w:sz="0" w:space="0" w:color="auto"/>
                    <w:right w:val="none" w:sz="0" w:space="0" w:color="auto"/>
                  </w:divBdr>
                </w:div>
                <w:div w:id="1863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2728">
          <w:marLeft w:val="0"/>
          <w:marRight w:val="0"/>
          <w:marTop w:val="0"/>
          <w:marBottom w:val="0"/>
          <w:divBdr>
            <w:top w:val="none" w:sz="0" w:space="0" w:color="auto"/>
            <w:left w:val="none" w:sz="0" w:space="0" w:color="auto"/>
            <w:bottom w:val="none" w:sz="0" w:space="0" w:color="auto"/>
            <w:right w:val="none" w:sz="0" w:space="0" w:color="auto"/>
          </w:divBdr>
          <w:divsChild>
            <w:div w:id="87893937">
              <w:marLeft w:val="0"/>
              <w:marRight w:val="0"/>
              <w:marTop w:val="0"/>
              <w:marBottom w:val="0"/>
              <w:divBdr>
                <w:top w:val="none" w:sz="0" w:space="0" w:color="auto"/>
                <w:left w:val="none" w:sz="0" w:space="0" w:color="auto"/>
                <w:bottom w:val="none" w:sz="0" w:space="0" w:color="auto"/>
                <w:right w:val="none" w:sz="0" w:space="0" w:color="auto"/>
              </w:divBdr>
              <w:divsChild>
                <w:div w:id="1855655876">
                  <w:marLeft w:val="0"/>
                  <w:marRight w:val="0"/>
                  <w:marTop w:val="0"/>
                  <w:marBottom w:val="0"/>
                  <w:divBdr>
                    <w:top w:val="none" w:sz="0" w:space="0" w:color="auto"/>
                    <w:left w:val="none" w:sz="0" w:space="0" w:color="auto"/>
                    <w:bottom w:val="none" w:sz="0" w:space="0" w:color="auto"/>
                    <w:right w:val="none" w:sz="0" w:space="0" w:color="auto"/>
                  </w:divBdr>
                </w:div>
                <w:div w:id="13969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9062">
          <w:marLeft w:val="0"/>
          <w:marRight w:val="0"/>
          <w:marTop w:val="0"/>
          <w:marBottom w:val="0"/>
          <w:divBdr>
            <w:top w:val="none" w:sz="0" w:space="0" w:color="auto"/>
            <w:left w:val="none" w:sz="0" w:space="0" w:color="auto"/>
            <w:bottom w:val="none" w:sz="0" w:space="0" w:color="auto"/>
            <w:right w:val="none" w:sz="0" w:space="0" w:color="auto"/>
          </w:divBdr>
          <w:divsChild>
            <w:div w:id="768626313">
              <w:marLeft w:val="0"/>
              <w:marRight w:val="0"/>
              <w:marTop w:val="0"/>
              <w:marBottom w:val="0"/>
              <w:divBdr>
                <w:top w:val="none" w:sz="0" w:space="0" w:color="auto"/>
                <w:left w:val="none" w:sz="0" w:space="0" w:color="auto"/>
                <w:bottom w:val="none" w:sz="0" w:space="0" w:color="auto"/>
                <w:right w:val="none" w:sz="0" w:space="0" w:color="auto"/>
              </w:divBdr>
              <w:divsChild>
                <w:div w:id="993800680">
                  <w:marLeft w:val="0"/>
                  <w:marRight w:val="0"/>
                  <w:marTop w:val="0"/>
                  <w:marBottom w:val="0"/>
                  <w:divBdr>
                    <w:top w:val="none" w:sz="0" w:space="0" w:color="auto"/>
                    <w:left w:val="none" w:sz="0" w:space="0" w:color="auto"/>
                    <w:bottom w:val="none" w:sz="0" w:space="0" w:color="auto"/>
                    <w:right w:val="none" w:sz="0" w:space="0" w:color="auto"/>
                  </w:divBdr>
                </w:div>
                <w:div w:id="4417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2613">
          <w:marLeft w:val="0"/>
          <w:marRight w:val="0"/>
          <w:marTop w:val="0"/>
          <w:marBottom w:val="0"/>
          <w:divBdr>
            <w:top w:val="none" w:sz="0" w:space="0" w:color="auto"/>
            <w:left w:val="none" w:sz="0" w:space="0" w:color="auto"/>
            <w:bottom w:val="none" w:sz="0" w:space="0" w:color="auto"/>
            <w:right w:val="none" w:sz="0" w:space="0" w:color="auto"/>
          </w:divBdr>
          <w:divsChild>
            <w:div w:id="989603150">
              <w:marLeft w:val="0"/>
              <w:marRight w:val="0"/>
              <w:marTop w:val="0"/>
              <w:marBottom w:val="0"/>
              <w:divBdr>
                <w:top w:val="none" w:sz="0" w:space="0" w:color="auto"/>
                <w:left w:val="none" w:sz="0" w:space="0" w:color="auto"/>
                <w:bottom w:val="none" w:sz="0" w:space="0" w:color="auto"/>
                <w:right w:val="none" w:sz="0" w:space="0" w:color="auto"/>
              </w:divBdr>
              <w:divsChild>
                <w:div w:id="1701272578">
                  <w:marLeft w:val="0"/>
                  <w:marRight w:val="0"/>
                  <w:marTop w:val="0"/>
                  <w:marBottom w:val="0"/>
                  <w:divBdr>
                    <w:top w:val="none" w:sz="0" w:space="0" w:color="auto"/>
                    <w:left w:val="none" w:sz="0" w:space="0" w:color="auto"/>
                    <w:bottom w:val="none" w:sz="0" w:space="0" w:color="auto"/>
                    <w:right w:val="none" w:sz="0" w:space="0" w:color="auto"/>
                  </w:divBdr>
                </w:div>
                <w:div w:id="14634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2028">
          <w:marLeft w:val="0"/>
          <w:marRight w:val="0"/>
          <w:marTop w:val="0"/>
          <w:marBottom w:val="0"/>
          <w:divBdr>
            <w:top w:val="none" w:sz="0" w:space="0" w:color="auto"/>
            <w:left w:val="none" w:sz="0" w:space="0" w:color="auto"/>
            <w:bottom w:val="none" w:sz="0" w:space="0" w:color="auto"/>
            <w:right w:val="none" w:sz="0" w:space="0" w:color="auto"/>
          </w:divBdr>
          <w:divsChild>
            <w:div w:id="2013992435">
              <w:marLeft w:val="0"/>
              <w:marRight w:val="0"/>
              <w:marTop w:val="0"/>
              <w:marBottom w:val="0"/>
              <w:divBdr>
                <w:top w:val="none" w:sz="0" w:space="0" w:color="auto"/>
                <w:left w:val="none" w:sz="0" w:space="0" w:color="auto"/>
                <w:bottom w:val="none" w:sz="0" w:space="0" w:color="auto"/>
                <w:right w:val="none" w:sz="0" w:space="0" w:color="auto"/>
              </w:divBdr>
              <w:divsChild>
                <w:div w:id="1934781720">
                  <w:marLeft w:val="0"/>
                  <w:marRight w:val="0"/>
                  <w:marTop w:val="0"/>
                  <w:marBottom w:val="0"/>
                  <w:divBdr>
                    <w:top w:val="none" w:sz="0" w:space="0" w:color="auto"/>
                    <w:left w:val="none" w:sz="0" w:space="0" w:color="auto"/>
                    <w:bottom w:val="none" w:sz="0" w:space="0" w:color="auto"/>
                    <w:right w:val="none" w:sz="0" w:space="0" w:color="auto"/>
                  </w:divBdr>
                </w:div>
                <w:div w:id="14657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8939">
          <w:marLeft w:val="0"/>
          <w:marRight w:val="0"/>
          <w:marTop w:val="0"/>
          <w:marBottom w:val="0"/>
          <w:divBdr>
            <w:top w:val="none" w:sz="0" w:space="0" w:color="auto"/>
            <w:left w:val="none" w:sz="0" w:space="0" w:color="auto"/>
            <w:bottom w:val="none" w:sz="0" w:space="0" w:color="auto"/>
            <w:right w:val="none" w:sz="0" w:space="0" w:color="auto"/>
          </w:divBdr>
          <w:divsChild>
            <w:div w:id="179665074">
              <w:marLeft w:val="0"/>
              <w:marRight w:val="0"/>
              <w:marTop w:val="0"/>
              <w:marBottom w:val="0"/>
              <w:divBdr>
                <w:top w:val="none" w:sz="0" w:space="0" w:color="auto"/>
                <w:left w:val="none" w:sz="0" w:space="0" w:color="auto"/>
                <w:bottom w:val="none" w:sz="0" w:space="0" w:color="auto"/>
                <w:right w:val="none" w:sz="0" w:space="0" w:color="auto"/>
              </w:divBdr>
              <w:divsChild>
                <w:div w:id="1424571561">
                  <w:marLeft w:val="0"/>
                  <w:marRight w:val="0"/>
                  <w:marTop w:val="0"/>
                  <w:marBottom w:val="0"/>
                  <w:divBdr>
                    <w:top w:val="none" w:sz="0" w:space="0" w:color="auto"/>
                    <w:left w:val="none" w:sz="0" w:space="0" w:color="auto"/>
                    <w:bottom w:val="none" w:sz="0" w:space="0" w:color="auto"/>
                    <w:right w:val="none" w:sz="0" w:space="0" w:color="auto"/>
                  </w:divBdr>
                </w:div>
                <w:div w:id="117014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5374">
          <w:marLeft w:val="0"/>
          <w:marRight w:val="0"/>
          <w:marTop w:val="0"/>
          <w:marBottom w:val="0"/>
          <w:divBdr>
            <w:top w:val="none" w:sz="0" w:space="0" w:color="auto"/>
            <w:left w:val="none" w:sz="0" w:space="0" w:color="auto"/>
            <w:bottom w:val="none" w:sz="0" w:space="0" w:color="auto"/>
            <w:right w:val="none" w:sz="0" w:space="0" w:color="auto"/>
          </w:divBdr>
          <w:divsChild>
            <w:div w:id="261836185">
              <w:marLeft w:val="0"/>
              <w:marRight w:val="0"/>
              <w:marTop w:val="0"/>
              <w:marBottom w:val="0"/>
              <w:divBdr>
                <w:top w:val="none" w:sz="0" w:space="0" w:color="auto"/>
                <w:left w:val="none" w:sz="0" w:space="0" w:color="auto"/>
                <w:bottom w:val="none" w:sz="0" w:space="0" w:color="auto"/>
                <w:right w:val="none" w:sz="0" w:space="0" w:color="auto"/>
              </w:divBdr>
              <w:divsChild>
                <w:div w:id="191846274">
                  <w:marLeft w:val="0"/>
                  <w:marRight w:val="0"/>
                  <w:marTop w:val="0"/>
                  <w:marBottom w:val="0"/>
                  <w:divBdr>
                    <w:top w:val="none" w:sz="0" w:space="0" w:color="auto"/>
                    <w:left w:val="none" w:sz="0" w:space="0" w:color="auto"/>
                    <w:bottom w:val="none" w:sz="0" w:space="0" w:color="auto"/>
                    <w:right w:val="none" w:sz="0" w:space="0" w:color="auto"/>
                  </w:divBdr>
                </w:div>
                <w:div w:id="11219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3629">
          <w:marLeft w:val="0"/>
          <w:marRight w:val="0"/>
          <w:marTop w:val="0"/>
          <w:marBottom w:val="0"/>
          <w:divBdr>
            <w:top w:val="none" w:sz="0" w:space="0" w:color="auto"/>
            <w:left w:val="none" w:sz="0" w:space="0" w:color="auto"/>
            <w:bottom w:val="none" w:sz="0" w:space="0" w:color="auto"/>
            <w:right w:val="none" w:sz="0" w:space="0" w:color="auto"/>
          </w:divBdr>
          <w:divsChild>
            <w:div w:id="850873549">
              <w:marLeft w:val="0"/>
              <w:marRight w:val="0"/>
              <w:marTop w:val="0"/>
              <w:marBottom w:val="0"/>
              <w:divBdr>
                <w:top w:val="none" w:sz="0" w:space="0" w:color="auto"/>
                <w:left w:val="none" w:sz="0" w:space="0" w:color="auto"/>
                <w:bottom w:val="none" w:sz="0" w:space="0" w:color="auto"/>
                <w:right w:val="none" w:sz="0" w:space="0" w:color="auto"/>
              </w:divBdr>
              <w:divsChild>
                <w:div w:id="1422096420">
                  <w:marLeft w:val="0"/>
                  <w:marRight w:val="0"/>
                  <w:marTop w:val="0"/>
                  <w:marBottom w:val="0"/>
                  <w:divBdr>
                    <w:top w:val="none" w:sz="0" w:space="0" w:color="auto"/>
                    <w:left w:val="none" w:sz="0" w:space="0" w:color="auto"/>
                    <w:bottom w:val="none" w:sz="0" w:space="0" w:color="auto"/>
                    <w:right w:val="none" w:sz="0" w:space="0" w:color="auto"/>
                  </w:divBdr>
                </w:div>
                <w:div w:id="7372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86115">
          <w:marLeft w:val="0"/>
          <w:marRight w:val="0"/>
          <w:marTop w:val="0"/>
          <w:marBottom w:val="0"/>
          <w:divBdr>
            <w:top w:val="none" w:sz="0" w:space="0" w:color="auto"/>
            <w:left w:val="none" w:sz="0" w:space="0" w:color="auto"/>
            <w:bottom w:val="none" w:sz="0" w:space="0" w:color="auto"/>
            <w:right w:val="none" w:sz="0" w:space="0" w:color="auto"/>
          </w:divBdr>
          <w:divsChild>
            <w:div w:id="1184517878">
              <w:marLeft w:val="0"/>
              <w:marRight w:val="0"/>
              <w:marTop w:val="0"/>
              <w:marBottom w:val="0"/>
              <w:divBdr>
                <w:top w:val="none" w:sz="0" w:space="0" w:color="auto"/>
                <w:left w:val="none" w:sz="0" w:space="0" w:color="auto"/>
                <w:bottom w:val="none" w:sz="0" w:space="0" w:color="auto"/>
                <w:right w:val="none" w:sz="0" w:space="0" w:color="auto"/>
              </w:divBdr>
              <w:divsChild>
                <w:div w:id="1804275262">
                  <w:marLeft w:val="0"/>
                  <w:marRight w:val="0"/>
                  <w:marTop w:val="0"/>
                  <w:marBottom w:val="0"/>
                  <w:divBdr>
                    <w:top w:val="none" w:sz="0" w:space="0" w:color="auto"/>
                    <w:left w:val="none" w:sz="0" w:space="0" w:color="auto"/>
                    <w:bottom w:val="none" w:sz="0" w:space="0" w:color="auto"/>
                    <w:right w:val="none" w:sz="0" w:space="0" w:color="auto"/>
                  </w:divBdr>
                </w:div>
                <w:div w:id="16124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472">
          <w:marLeft w:val="0"/>
          <w:marRight w:val="0"/>
          <w:marTop w:val="0"/>
          <w:marBottom w:val="0"/>
          <w:divBdr>
            <w:top w:val="none" w:sz="0" w:space="0" w:color="auto"/>
            <w:left w:val="none" w:sz="0" w:space="0" w:color="auto"/>
            <w:bottom w:val="none" w:sz="0" w:space="0" w:color="auto"/>
            <w:right w:val="none" w:sz="0" w:space="0" w:color="auto"/>
          </w:divBdr>
          <w:divsChild>
            <w:div w:id="168914854">
              <w:marLeft w:val="0"/>
              <w:marRight w:val="0"/>
              <w:marTop w:val="0"/>
              <w:marBottom w:val="0"/>
              <w:divBdr>
                <w:top w:val="none" w:sz="0" w:space="0" w:color="auto"/>
                <w:left w:val="none" w:sz="0" w:space="0" w:color="auto"/>
                <w:bottom w:val="none" w:sz="0" w:space="0" w:color="auto"/>
                <w:right w:val="none" w:sz="0" w:space="0" w:color="auto"/>
              </w:divBdr>
              <w:divsChild>
                <w:div w:id="253057168">
                  <w:marLeft w:val="0"/>
                  <w:marRight w:val="0"/>
                  <w:marTop w:val="0"/>
                  <w:marBottom w:val="0"/>
                  <w:divBdr>
                    <w:top w:val="none" w:sz="0" w:space="0" w:color="auto"/>
                    <w:left w:val="none" w:sz="0" w:space="0" w:color="auto"/>
                    <w:bottom w:val="none" w:sz="0" w:space="0" w:color="auto"/>
                    <w:right w:val="none" w:sz="0" w:space="0" w:color="auto"/>
                  </w:divBdr>
                </w:div>
                <w:div w:id="9472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9884">
          <w:marLeft w:val="0"/>
          <w:marRight w:val="0"/>
          <w:marTop w:val="0"/>
          <w:marBottom w:val="0"/>
          <w:divBdr>
            <w:top w:val="none" w:sz="0" w:space="0" w:color="auto"/>
            <w:left w:val="none" w:sz="0" w:space="0" w:color="auto"/>
            <w:bottom w:val="none" w:sz="0" w:space="0" w:color="auto"/>
            <w:right w:val="none" w:sz="0" w:space="0" w:color="auto"/>
          </w:divBdr>
          <w:divsChild>
            <w:div w:id="1343700075">
              <w:marLeft w:val="0"/>
              <w:marRight w:val="0"/>
              <w:marTop w:val="0"/>
              <w:marBottom w:val="0"/>
              <w:divBdr>
                <w:top w:val="none" w:sz="0" w:space="0" w:color="auto"/>
                <w:left w:val="none" w:sz="0" w:space="0" w:color="auto"/>
                <w:bottom w:val="none" w:sz="0" w:space="0" w:color="auto"/>
                <w:right w:val="none" w:sz="0" w:space="0" w:color="auto"/>
              </w:divBdr>
              <w:divsChild>
                <w:div w:id="1791246121">
                  <w:marLeft w:val="0"/>
                  <w:marRight w:val="0"/>
                  <w:marTop w:val="0"/>
                  <w:marBottom w:val="0"/>
                  <w:divBdr>
                    <w:top w:val="none" w:sz="0" w:space="0" w:color="auto"/>
                    <w:left w:val="none" w:sz="0" w:space="0" w:color="auto"/>
                    <w:bottom w:val="none" w:sz="0" w:space="0" w:color="auto"/>
                    <w:right w:val="none" w:sz="0" w:space="0" w:color="auto"/>
                  </w:divBdr>
                </w:div>
                <w:div w:id="3236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6518">
          <w:marLeft w:val="0"/>
          <w:marRight w:val="0"/>
          <w:marTop w:val="0"/>
          <w:marBottom w:val="0"/>
          <w:divBdr>
            <w:top w:val="none" w:sz="0" w:space="0" w:color="auto"/>
            <w:left w:val="none" w:sz="0" w:space="0" w:color="auto"/>
            <w:bottom w:val="none" w:sz="0" w:space="0" w:color="auto"/>
            <w:right w:val="none" w:sz="0" w:space="0" w:color="auto"/>
          </w:divBdr>
          <w:divsChild>
            <w:div w:id="1136751957">
              <w:marLeft w:val="0"/>
              <w:marRight w:val="0"/>
              <w:marTop w:val="0"/>
              <w:marBottom w:val="0"/>
              <w:divBdr>
                <w:top w:val="none" w:sz="0" w:space="0" w:color="auto"/>
                <w:left w:val="none" w:sz="0" w:space="0" w:color="auto"/>
                <w:bottom w:val="none" w:sz="0" w:space="0" w:color="auto"/>
                <w:right w:val="none" w:sz="0" w:space="0" w:color="auto"/>
              </w:divBdr>
              <w:divsChild>
                <w:div w:id="2015063235">
                  <w:marLeft w:val="0"/>
                  <w:marRight w:val="0"/>
                  <w:marTop w:val="0"/>
                  <w:marBottom w:val="0"/>
                  <w:divBdr>
                    <w:top w:val="none" w:sz="0" w:space="0" w:color="auto"/>
                    <w:left w:val="none" w:sz="0" w:space="0" w:color="auto"/>
                    <w:bottom w:val="none" w:sz="0" w:space="0" w:color="auto"/>
                    <w:right w:val="none" w:sz="0" w:space="0" w:color="auto"/>
                  </w:divBdr>
                </w:div>
                <w:div w:id="8028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2077">
          <w:marLeft w:val="0"/>
          <w:marRight w:val="0"/>
          <w:marTop w:val="0"/>
          <w:marBottom w:val="0"/>
          <w:divBdr>
            <w:top w:val="none" w:sz="0" w:space="0" w:color="auto"/>
            <w:left w:val="none" w:sz="0" w:space="0" w:color="auto"/>
            <w:bottom w:val="none" w:sz="0" w:space="0" w:color="auto"/>
            <w:right w:val="none" w:sz="0" w:space="0" w:color="auto"/>
          </w:divBdr>
          <w:divsChild>
            <w:div w:id="121461452">
              <w:marLeft w:val="0"/>
              <w:marRight w:val="0"/>
              <w:marTop w:val="0"/>
              <w:marBottom w:val="0"/>
              <w:divBdr>
                <w:top w:val="none" w:sz="0" w:space="0" w:color="auto"/>
                <w:left w:val="none" w:sz="0" w:space="0" w:color="auto"/>
                <w:bottom w:val="none" w:sz="0" w:space="0" w:color="auto"/>
                <w:right w:val="none" w:sz="0" w:space="0" w:color="auto"/>
              </w:divBdr>
              <w:divsChild>
                <w:div w:id="1658651834">
                  <w:marLeft w:val="0"/>
                  <w:marRight w:val="0"/>
                  <w:marTop w:val="0"/>
                  <w:marBottom w:val="0"/>
                  <w:divBdr>
                    <w:top w:val="none" w:sz="0" w:space="0" w:color="auto"/>
                    <w:left w:val="none" w:sz="0" w:space="0" w:color="auto"/>
                    <w:bottom w:val="none" w:sz="0" w:space="0" w:color="auto"/>
                    <w:right w:val="none" w:sz="0" w:space="0" w:color="auto"/>
                  </w:divBdr>
                </w:div>
                <w:div w:id="13242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6687">
          <w:marLeft w:val="0"/>
          <w:marRight w:val="0"/>
          <w:marTop w:val="0"/>
          <w:marBottom w:val="0"/>
          <w:divBdr>
            <w:top w:val="none" w:sz="0" w:space="0" w:color="auto"/>
            <w:left w:val="none" w:sz="0" w:space="0" w:color="auto"/>
            <w:bottom w:val="none" w:sz="0" w:space="0" w:color="auto"/>
            <w:right w:val="none" w:sz="0" w:space="0" w:color="auto"/>
          </w:divBdr>
          <w:divsChild>
            <w:div w:id="1394965797">
              <w:marLeft w:val="0"/>
              <w:marRight w:val="0"/>
              <w:marTop w:val="0"/>
              <w:marBottom w:val="0"/>
              <w:divBdr>
                <w:top w:val="none" w:sz="0" w:space="0" w:color="auto"/>
                <w:left w:val="none" w:sz="0" w:space="0" w:color="auto"/>
                <w:bottom w:val="none" w:sz="0" w:space="0" w:color="auto"/>
                <w:right w:val="none" w:sz="0" w:space="0" w:color="auto"/>
              </w:divBdr>
              <w:divsChild>
                <w:div w:id="999037707">
                  <w:marLeft w:val="0"/>
                  <w:marRight w:val="0"/>
                  <w:marTop w:val="0"/>
                  <w:marBottom w:val="0"/>
                  <w:divBdr>
                    <w:top w:val="none" w:sz="0" w:space="0" w:color="auto"/>
                    <w:left w:val="none" w:sz="0" w:space="0" w:color="auto"/>
                    <w:bottom w:val="none" w:sz="0" w:space="0" w:color="auto"/>
                    <w:right w:val="none" w:sz="0" w:space="0" w:color="auto"/>
                  </w:divBdr>
                </w:div>
                <w:div w:id="3925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0721">
          <w:marLeft w:val="0"/>
          <w:marRight w:val="0"/>
          <w:marTop w:val="0"/>
          <w:marBottom w:val="0"/>
          <w:divBdr>
            <w:top w:val="none" w:sz="0" w:space="0" w:color="auto"/>
            <w:left w:val="none" w:sz="0" w:space="0" w:color="auto"/>
            <w:bottom w:val="none" w:sz="0" w:space="0" w:color="auto"/>
            <w:right w:val="none" w:sz="0" w:space="0" w:color="auto"/>
          </w:divBdr>
          <w:divsChild>
            <w:div w:id="1194802722">
              <w:marLeft w:val="0"/>
              <w:marRight w:val="0"/>
              <w:marTop w:val="0"/>
              <w:marBottom w:val="0"/>
              <w:divBdr>
                <w:top w:val="none" w:sz="0" w:space="0" w:color="auto"/>
                <w:left w:val="none" w:sz="0" w:space="0" w:color="auto"/>
                <w:bottom w:val="none" w:sz="0" w:space="0" w:color="auto"/>
                <w:right w:val="none" w:sz="0" w:space="0" w:color="auto"/>
              </w:divBdr>
              <w:divsChild>
                <w:div w:id="1406873722">
                  <w:marLeft w:val="0"/>
                  <w:marRight w:val="0"/>
                  <w:marTop w:val="0"/>
                  <w:marBottom w:val="0"/>
                  <w:divBdr>
                    <w:top w:val="none" w:sz="0" w:space="0" w:color="auto"/>
                    <w:left w:val="none" w:sz="0" w:space="0" w:color="auto"/>
                    <w:bottom w:val="none" w:sz="0" w:space="0" w:color="auto"/>
                    <w:right w:val="none" w:sz="0" w:space="0" w:color="auto"/>
                  </w:divBdr>
                </w:div>
                <w:div w:id="11778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90657">
          <w:marLeft w:val="0"/>
          <w:marRight w:val="0"/>
          <w:marTop w:val="0"/>
          <w:marBottom w:val="0"/>
          <w:divBdr>
            <w:top w:val="none" w:sz="0" w:space="0" w:color="auto"/>
            <w:left w:val="none" w:sz="0" w:space="0" w:color="auto"/>
            <w:bottom w:val="none" w:sz="0" w:space="0" w:color="auto"/>
            <w:right w:val="none" w:sz="0" w:space="0" w:color="auto"/>
          </w:divBdr>
          <w:divsChild>
            <w:div w:id="724983772">
              <w:marLeft w:val="0"/>
              <w:marRight w:val="0"/>
              <w:marTop w:val="0"/>
              <w:marBottom w:val="0"/>
              <w:divBdr>
                <w:top w:val="none" w:sz="0" w:space="0" w:color="auto"/>
                <w:left w:val="none" w:sz="0" w:space="0" w:color="auto"/>
                <w:bottom w:val="none" w:sz="0" w:space="0" w:color="auto"/>
                <w:right w:val="none" w:sz="0" w:space="0" w:color="auto"/>
              </w:divBdr>
              <w:divsChild>
                <w:div w:id="228199219">
                  <w:marLeft w:val="0"/>
                  <w:marRight w:val="0"/>
                  <w:marTop w:val="0"/>
                  <w:marBottom w:val="0"/>
                  <w:divBdr>
                    <w:top w:val="none" w:sz="0" w:space="0" w:color="auto"/>
                    <w:left w:val="none" w:sz="0" w:space="0" w:color="auto"/>
                    <w:bottom w:val="none" w:sz="0" w:space="0" w:color="auto"/>
                    <w:right w:val="none" w:sz="0" w:space="0" w:color="auto"/>
                  </w:divBdr>
                </w:div>
                <w:div w:id="7888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2668">
          <w:marLeft w:val="0"/>
          <w:marRight w:val="0"/>
          <w:marTop w:val="0"/>
          <w:marBottom w:val="0"/>
          <w:divBdr>
            <w:top w:val="none" w:sz="0" w:space="0" w:color="auto"/>
            <w:left w:val="none" w:sz="0" w:space="0" w:color="auto"/>
            <w:bottom w:val="none" w:sz="0" w:space="0" w:color="auto"/>
            <w:right w:val="none" w:sz="0" w:space="0" w:color="auto"/>
          </w:divBdr>
          <w:divsChild>
            <w:div w:id="1903903557">
              <w:marLeft w:val="0"/>
              <w:marRight w:val="0"/>
              <w:marTop w:val="0"/>
              <w:marBottom w:val="0"/>
              <w:divBdr>
                <w:top w:val="none" w:sz="0" w:space="0" w:color="auto"/>
                <w:left w:val="none" w:sz="0" w:space="0" w:color="auto"/>
                <w:bottom w:val="none" w:sz="0" w:space="0" w:color="auto"/>
                <w:right w:val="none" w:sz="0" w:space="0" w:color="auto"/>
              </w:divBdr>
              <w:divsChild>
                <w:div w:id="1451361612">
                  <w:marLeft w:val="0"/>
                  <w:marRight w:val="0"/>
                  <w:marTop w:val="0"/>
                  <w:marBottom w:val="0"/>
                  <w:divBdr>
                    <w:top w:val="none" w:sz="0" w:space="0" w:color="auto"/>
                    <w:left w:val="none" w:sz="0" w:space="0" w:color="auto"/>
                    <w:bottom w:val="none" w:sz="0" w:space="0" w:color="auto"/>
                    <w:right w:val="none" w:sz="0" w:space="0" w:color="auto"/>
                  </w:divBdr>
                </w:div>
                <w:div w:id="9978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1312">
          <w:marLeft w:val="0"/>
          <w:marRight w:val="0"/>
          <w:marTop w:val="0"/>
          <w:marBottom w:val="0"/>
          <w:divBdr>
            <w:top w:val="none" w:sz="0" w:space="0" w:color="auto"/>
            <w:left w:val="none" w:sz="0" w:space="0" w:color="auto"/>
            <w:bottom w:val="none" w:sz="0" w:space="0" w:color="auto"/>
            <w:right w:val="none" w:sz="0" w:space="0" w:color="auto"/>
          </w:divBdr>
          <w:divsChild>
            <w:div w:id="73086727">
              <w:marLeft w:val="0"/>
              <w:marRight w:val="0"/>
              <w:marTop w:val="0"/>
              <w:marBottom w:val="0"/>
              <w:divBdr>
                <w:top w:val="none" w:sz="0" w:space="0" w:color="auto"/>
                <w:left w:val="none" w:sz="0" w:space="0" w:color="auto"/>
                <w:bottom w:val="none" w:sz="0" w:space="0" w:color="auto"/>
                <w:right w:val="none" w:sz="0" w:space="0" w:color="auto"/>
              </w:divBdr>
              <w:divsChild>
                <w:div w:id="1760058396">
                  <w:marLeft w:val="0"/>
                  <w:marRight w:val="0"/>
                  <w:marTop w:val="0"/>
                  <w:marBottom w:val="0"/>
                  <w:divBdr>
                    <w:top w:val="none" w:sz="0" w:space="0" w:color="auto"/>
                    <w:left w:val="none" w:sz="0" w:space="0" w:color="auto"/>
                    <w:bottom w:val="none" w:sz="0" w:space="0" w:color="auto"/>
                    <w:right w:val="none" w:sz="0" w:space="0" w:color="auto"/>
                  </w:divBdr>
                </w:div>
                <w:div w:id="13731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957">
          <w:marLeft w:val="0"/>
          <w:marRight w:val="0"/>
          <w:marTop w:val="0"/>
          <w:marBottom w:val="0"/>
          <w:divBdr>
            <w:top w:val="none" w:sz="0" w:space="0" w:color="auto"/>
            <w:left w:val="none" w:sz="0" w:space="0" w:color="auto"/>
            <w:bottom w:val="none" w:sz="0" w:space="0" w:color="auto"/>
            <w:right w:val="none" w:sz="0" w:space="0" w:color="auto"/>
          </w:divBdr>
          <w:divsChild>
            <w:div w:id="1100177182">
              <w:marLeft w:val="0"/>
              <w:marRight w:val="0"/>
              <w:marTop w:val="0"/>
              <w:marBottom w:val="0"/>
              <w:divBdr>
                <w:top w:val="none" w:sz="0" w:space="0" w:color="auto"/>
                <w:left w:val="none" w:sz="0" w:space="0" w:color="auto"/>
                <w:bottom w:val="none" w:sz="0" w:space="0" w:color="auto"/>
                <w:right w:val="none" w:sz="0" w:space="0" w:color="auto"/>
              </w:divBdr>
            </w:div>
            <w:div w:id="37685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2010">
      <w:bodyDiv w:val="1"/>
      <w:marLeft w:val="0"/>
      <w:marRight w:val="0"/>
      <w:marTop w:val="0"/>
      <w:marBottom w:val="0"/>
      <w:divBdr>
        <w:top w:val="none" w:sz="0" w:space="0" w:color="auto"/>
        <w:left w:val="none" w:sz="0" w:space="0" w:color="auto"/>
        <w:bottom w:val="none" w:sz="0" w:space="0" w:color="auto"/>
        <w:right w:val="none" w:sz="0" w:space="0" w:color="auto"/>
      </w:divBdr>
    </w:div>
    <w:div w:id="2055809872">
      <w:bodyDiv w:val="1"/>
      <w:marLeft w:val="0"/>
      <w:marRight w:val="0"/>
      <w:marTop w:val="0"/>
      <w:marBottom w:val="0"/>
      <w:divBdr>
        <w:top w:val="none" w:sz="0" w:space="0" w:color="auto"/>
        <w:left w:val="none" w:sz="0" w:space="0" w:color="auto"/>
        <w:bottom w:val="none" w:sz="0" w:space="0" w:color="auto"/>
        <w:right w:val="none" w:sz="0" w:space="0" w:color="auto"/>
      </w:divBdr>
    </w:div>
    <w:div w:id="2078937767">
      <w:bodyDiv w:val="1"/>
      <w:marLeft w:val="0"/>
      <w:marRight w:val="0"/>
      <w:marTop w:val="0"/>
      <w:marBottom w:val="0"/>
      <w:divBdr>
        <w:top w:val="none" w:sz="0" w:space="0" w:color="auto"/>
        <w:left w:val="none" w:sz="0" w:space="0" w:color="auto"/>
        <w:bottom w:val="none" w:sz="0" w:space="0" w:color="auto"/>
        <w:right w:val="none" w:sz="0" w:space="0" w:color="auto"/>
      </w:divBdr>
    </w:div>
    <w:div w:id="210615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image" Target="media/image24.png" Id="rId34"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23.png" Id="rId33" /><Relationship Type="http://schemas.openxmlformats.org/officeDocument/2006/relationships/numbering" Target="numbering.xml" Id="rId2"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image" Target="media/image27.png"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5.png" Id="rId14" /><Relationship Type="http://schemas.openxmlformats.org/officeDocument/2006/relationships/image" Target="media/image17.png" Id="rId27" /><Relationship Type="http://schemas.openxmlformats.org/officeDocument/2006/relationships/image" Target="media/image25.png" Id="rId35" /><Relationship Type="http://schemas.openxmlformats.org/officeDocument/2006/relationships/glossaryDocument" Target="/word/glossary/document.xml" Id="R8291c4ec68a44202" /><Relationship Type="http://schemas.openxmlformats.org/officeDocument/2006/relationships/image" Target="/media/image2b.png" Id="R11e313ba33f94747" /><Relationship Type="http://schemas.openxmlformats.org/officeDocument/2006/relationships/image" Target="/media/image7.jpg" Id="Re74fbedf653140bb" /><Relationship Type="http://schemas.openxmlformats.org/officeDocument/2006/relationships/image" Target="/media/image2c.png" Id="R2fab111f45e74026" /><Relationship Type="http://schemas.openxmlformats.org/officeDocument/2006/relationships/image" Target="/media/image8.jpg" Id="R058fa11b249a4c18" /><Relationship Type="http://schemas.openxmlformats.org/officeDocument/2006/relationships/hyperlink" Target="https://learn.adafruit.com/assets/503" TargetMode="External" Id="R230630aa99964840" /><Relationship Type="http://schemas.openxmlformats.org/officeDocument/2006/relationships/image" Target="/media/image2d.png" Id="R20a33cf6042d4f59" /><Relationship Type="http://schemas.openxmlformats.org/officeDocument/2006/relationships/image" Target="/media/image9.jpg" Id="R7900f7e3e6104d3d" /><Relationship Type="http://schemas.openxmlformats.org/officeDocument/2006/relationships/image" Target="/media/image2e.png" Id="R050c95e3d0fa4d60" /><Relationship Type="http://schemas.openxmlformats.org/officeDocument/2006/relationships/image" Target="/media/image2f.png" Id="Rc5a240e936e145e4" /><Relationship Type="http://schemas.openxmlformats.org/officeDocument/2006/relationships/image" Target="/media/image30.png" Id="Rc5fea5bae4704ba8" /><Relationship Type="http://schemas.openxmlformats.org/officeDocument/2006/relationships/image" Target="/media/image31.png" Id="R77ced3a360f24b08" /><Relationship Type="http://schemas.openxmlformats.org/officeDocument/2006/relationships/image" Target="/media/image32.png" Id="R86c237d7e6f345f2" /><Relationship Type="http://schemas.openxmlformats.org/officeDocument/2006/relationships/image" Target="/media/image33.png" Id="R79dfb318da8e4de8" /><Relationship Type="http://schemas.openxmlformats.org/officeDocument/2006/relationships/image" Target="/media/image34.png" Id="Rd3b2742b3c624f73" /><Relationship Type="http://schemas.openxmlformats.org/officeDocument/2006/relationships/image" Target="/media/image35.png" Id="R9b74c67983b64742" /><Relationship Type="http://schemas.openxmlformats.org/officeDocument/2006/relationships/image" Target="/media/image36.png" Id="R61af4f6f2a524d4a" /><Relationship Type="http://schemas.openxmlformats.org/officeDocument/2006/relationships/image" Target="/media/image37.png" Id="R389dfe490df34c09" /><Relationship Type="http://schemas.openxmlformats.org/officeDocument/2006/relationships/image" Target="/media/image38.png" Id="R3b589d7faa874a9a" /><Relationship Type="http://schemas.openxmlformats.org/officeDocument/2006/relationships/image" Target="/media/image39.png" Id="Rcecc25816f5c47d0" /><Relationship Type="http://schemas.openxmlformats.org/officeDocument/2006/relationships/image" Target="/media/image3a.png" Id="Ref86cf6a61e24d1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1be5f5a-815a-481e-ba30-e22021b07cdc}"/>
      </w:docPartPr>
      <w:docPartBody>
        <w:p w14:paraId="04944FB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EA8FC-60F0-4304-8050-AD0E51715C7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debarghyamukherjee1999@gmail.com</dc:creator>
  <keywords/>
  <dc:description/>
  <lastModifiedBy>Somdatta Das</lastModifiedBy>
  <revision>24</revision>
  <lastPrinted>2021-02-10T17:21:00.0000000Z</lastPrinted>
  <dcterms:created xsi:type="dcterms:W3CDTF">2021-02-09T12:51:00.0000000Z</dcterms:created>
  <dcterms:modified xsi:type="dcterms:W3CDTF">2021-02-27T16:32:37.0168016Z</dcterms:modified>
</coreProperties>
</file>